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E2B" w:rsidRPr="00D95D13" w:rsidRDefault="00262E2B" w:rsidP="00B722C3">
      <w:pPr>
        <w:spacing w:line="240" w:lineRule="auto"/>
        <w:rPr>
          <w:lang w:val="en-US"/>
          <w:rPrChange w:id="2" w:author="kirill shustov" w:date="2019-05-24T10:39:00Z">
            <w:rPr/>
          </w:rPrChange>
        </w:rPr>
      </w:pPr>
    </w:p>
    <w:p w:rsidR="00B722C3" w:rsidRDefault="00E46F9E" w:rsidP="00561A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образования и науки Тюменской области</w:t>
      </w:r>
    </w:p>
    <w:p w:rsidR="00B722C3" w:rsidRDefault="00B722C3" w:rsidP="00561A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</w:t>
      </w:r>
    </w:p>
    <w:p w:rsidR="00B722C3" w:rsidRDefault="00B722C3" w:rsidP="00561A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Тюменской области</w:t>
      </w:r>
    </w:p>
    <w:p w:rsidR="00B722C3" w:rsidRDefault="00B722C3" w:rsidP="00561AEC">
      <w:pPr>
        <w:tabs>
          <w:tab w:val="left" w:pos="1843"/>
        </w:tabs>
        <w:spacing w:after="3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«Тюменский колледж транспортных технологий и сервиса»</w:t>
      </w:r>
    </w:p>
    <w:p w:rsidR="00B722C3" w:rsidRDefault="00B722C3" w:rsidP="00561AEC">
      <w:pPr>
        <w:spacing w:before="600" w:after="0" w:line="240" w:lineRule="auto"/>
        <w:ind w:right="284" w:firstLine="5245"/>
        <w:jc w:val="center"/>
        <w:rPr>
          <w:rFonts w:ascii="Times New Roman" w:hAnsi="Times New Roman" w:cs="Times New Roman"/>
          <w:sz w:val="24"/>
          <w:szCs w:val="24"/>
        </w:rPr>
      </w:pPr>
      <w:r w:rsidRPr="00B722C3">
        <w:rPr>
          <w:rFonts w:ascii="Times New Roman" w:hAnsi="Times New Roman" w:cs="Times New Roman"/>
          <w:sz w:val="24"/>
          <w:szCs w:val="24"/>
        </w:rPr>
        <w:t>Допущен к защите</w:t>
      </w:r>
    </w:p>
    <w:p w:rsidR="00064ECD" w:rsidRDefault="00064ECD" w:rsidP="00561AEC">
      <w:pPr>
        <w:spacing w:after="0" w:line="240" w:lineRule="auto"/>
        <w:ind w:right="284" w:firstLine="62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Отделением автоматики,</w:t>
      </w:r>
    </w:p>
    <w:p w:rsidR="00064ECD" w:rsidRDefault="00064ECD" w:rsidP="00561AEC">
      <w:pPr>
        <w:spacing w:after="0" w:line="240" w:lineRule="auto"/>
        <w:ind w:firstLine="552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Информатики и сервиса</w:t>
      </w:r>
    </w:p>
    <w:p w:rsidR="00064ECD" w:rsidRDefault="00064ECD" w:rsidP="00561AEC">
      <w:pPr>
        <w:spacing w:after="0" w:line="240" w:lineRule="auto"/>
        <w:ind w:firstLine="581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О.С.Гордузова</w:t>
      </w:r>
    </w:p>
    <w:p w:rsidR="009A63CB" w:rsidRDefault="00064ECD" w:rsidP="009A63CB">
      <w:pPr>
        <w:spacing w:after="360" w:line="240" w:lineRule="auto"/>
        <w:ind w:left="142" w:right="284" w:firstLine="609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2019г.</w:t>
      </w:r>
    </w:p>
    <w:p w:rsidR="009A63CB" w:rsidRDefault="00561AEC" w:rsidP="00561AEC">
      <w:pPr>
        <w:spacing w:before="720" w:after="720" w:line="240" w:lineRule="auto"/>
        <w:ind w:left="142" w:right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КУРСОВОЙ ПРОЕКТ</w:t>
      </w:r>
    </w:p>
    <w:p w:rsidR="009A63CB" w:rsidRPr="002A2331" w:rsidRDefault="009A63CB" w:rsidP="001B0145">
      <w:pPr>
        <w:spacing w:after="120" w:line="240" w:lineRule="auto"/>
        <w:ind w:left="142" w:right="284"/>
        <w:rPr>
          <w:rFonts w:ascii="Times New Roman" w:hAnsi="Times New Roman" w:cs="Times New Roman"/>
          <w:sz w:val="28"/>
          <w:szCs w:val="28"/>
          <w:u w:val="single"/>
        </w:rPr>
      </w:pPr>
      <w:r w:rsidRPr="002A2331">
        <w:rPr>
          <w:rFonts w:ascii="Times New Roman" w:hAnsi="Times New Roman" w:cs="Times New Roman"/>
          <w:sz w:val="28"/>
          <w:szCs w:val="28"/>
          <w:u w:val="single"/>
        </w:rPr>
        <w:t>МДК 01.01 Разработка программных модулей</w:t>
      </w:r>
    </w:p>
    <w:p w:rsidR="001B0145" w:rsidRPr="002A2331" w:rsidRDefault="001B0145" w:rsidP="00561AEC">
      <w:pPr>
        <w:spacing w:before="600" w:after="120" w:line="240" w:lineRule="auto"/>
        <w:ind w:left="142" w:right="284"/>
        <w:rPr>
          <w:rFonts w:ascii="Times New Roman" w:hAnsi="Times New Roman" w:cs="Times New Roman"/>
          <w:sz w:val="28"/>
          <w:szCs w:val="28"/>
          <w:u w:val="single"/>
        </w:rPr>
      </w:pPr>
      <w:r w:rsidRPr="002A2331">
        <w:rPr>
          <w:rFonts w:ascii="Times New Roman" w:hAnsi="Times New Roman" w:cs="Times New Roman"/>
          <w:sz w:val="28"/>
          <w:szCs w:val="28"/>
          <w:u w:val="single"/>
        </w:rPr>
        <w:t>Тема Разработка программного модуля «Регистрация обращений граждан»</w:t>
      </w:r>
    </w:p>
    <w:p w:rsidR="001B0145" w:rsidRDefault="001B0145" w:rsidP="0030251A">
      <w:pPr>
        <w:spacing w:before="720" w:after="360" w:line="240" w:lineRule="auto"/>
        <w:ind w:left="142" w:right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ТКТТС. О.09.02.07. ИСП 1-18. КП. ПЗ</w:t>
      </w:r>
    </w:p>
    <w:p w:rsidR="001B0145" w:rsidRDefault="001B0145" w:rsidP="0030251A">
      <w:pPr>
        <w:spacing w:before="640" w:after="360" w:line="240" w:lineRule="auto"/>
        <w:ind w:left="142" w:right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:rsidR="001B0145" w:rsidRDefault="001B0145" w:rsidP="0030251A">
      <w:pPr>
        <w:spacing w:before="720" w:after="0" w:line="240" w:lineRule="auto"/>
        <w:ind w:left="2127" w:right="284" w:hanging="198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Выполнил обучающейся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7B0AAC">
        <w:rPr>
          <w:rFonts w:ascii="Times New Roman" w:hAnsi="Times New Roman" w:cs="Times New Roman"/>
          <w:sz w:val="28"/>
          <w:szCs w:val="28"/>
          <w:u w:val="single"/>
        </w:rPr>
        <w:tab/>
        <w:t>К.С.Шустов</w:t>
      </w:r>
    </w:p>
    <w:p w:rsidR="00654E5C" w:rsidRPr="00654E5C" w:rsidRDefault="00654E5C" w:rsidP="00783313">
      <w:pPr>
        <w:spacing w:after="240" w:line="240" w:lineRule="auto"/>
        <w:ind w:left="5245" w:right="709" w:firstLine="1276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7B0AAC" w:rsidRDefault="007B0AAC" w:rsidP="00654E5C">
      <w:pPr>
        <w:spacing w:after="0" w:line="240" w:lineRule="auto"/>
        <w:ind w:left="2127" w:right="284" w:hanging="198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 работы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А.Р.Андреева</w:t>
      </w:r>
    </w:p>
    <w:p w:rsidR="00654E5C" w:rsidRDefault="00654E5C" w:rsidP="00783313">
      <w:pPr>
        <w:spacing w:after="240" w:line="240" w:lineRule="auto"/>
        <w:ind w:left="1276" w:right="1557" w:hanging="1134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654E5C" w:rsidRDefault="00654E5C" w:rsidP="00654E5C">
      <w:pPr>
        <w:spacing w:after="0" w:line="240" w:lineRule="auto"/>
        <w:ind w:left="2694" w:right="425" w:hanging="2552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Нормоконтролер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А.Р.Андреева</w:t>
      </w:r>
    </w:p>
    <w:p w:rsidR="00654E5C" w:rsidRDefault="00654E5C" w:rsidP="00783313">
      <w:pPr>
        <w:tabs>
          <w:tab w:val="left" w:pos="9498"/>
        </w:tabs>
        <w:spacing w:after="300" w:line="240" w:lineRule="auto"/>
        <w:ind w:left="2268" w:right="1416" w:hanging="1417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654E5C" w:rsidRDefault="00654E5C" w:rsidP="0030251A">
      <w:pPr>
        <w:tabs>
          <w:tab w:val="left" w:pos="9498"/>
        </w:tabs>
        <w:spacing w:before="480" w:after="120" w:line="240" w:lineRule="auto"/>
        <w:ind w:left="142" w:righ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</w:t>
      </w:r>
    </w:p>
    <w:p w:rsidR="00654E5C" w:rsidRDefault="00654E5C" w:rsidP="007273A5">
      <w:pPr>
        <w:tabs>
          <w:tab w:val="left" w:pos="9781"/>
        </w:tabs>
        <w:spacing w:line="240" w:lineRule="auto"/>
        <w:ind w:left="2126" w:right="567" w:hanging="297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оценкой «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273A5" w:rsidRDefault="007273A5" w:rsidP="007273A5">
      <w:pPr>
        <w:tabs>
          <w:tab w:val="left" w:pos="142"/>
          <w:tab w:val="left" w:pos="9781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  <w:t>А.Р.Андреева</w:t>
      </w:r>
    </w:p>
    <w:p w:rsidR="007273A5" w:rsidRDefault="007273A5" w:rsidP="007273A5">
      <w:pPr>
        <w:tabs>
          <w:tab w:val="left" w:pos="142"/>
          <w:tab w:val="left" w:pos="9781"/>
        </w:tabs>
        <w:spacing w:after="240" w:line="240" w:lineRule="auto"/>
        <w:ind w:left="141" w:right="567" w:hanging="1559"/>
        <w:jc w:val="right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>(подпись,</w:t>
      </w:r>
      <w:r>
        <w:rPr>
          <w:rFonts w:ascii="Times New Roman" w:hAnsi="Times New Roman" w:cs="Times New Roman"/>
          <w:sz w:val="16"/>
          <w:szCs w:val="28"/>
        </w:rPr>
        <w:tab/>
        <w:t>Ф.И.О.руководителя)</w:t>
      </w:r>
    </w:p>
    <w:p w:rsidR="007273A5" w:rsidRDefault="00A80D09" w:rsidP="007273A5">
      <w:pPr>
        <w:tabs>
          <w:tab w:val="left" w:pos="1276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31</w:t>
      </w:r>
      <w:r w:rsidR="007273A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мая</w:t>
      </w:r>
      <w:ins w:id="3" w:author="kirill shustov" w:date="2019-05-24T12:24:00Z">
        <w:r w:rsidR="00291619">
          <w:rPr>
            <w:rFonts w:ascii="Times New Roman" w:hAnsi="Times New Roman" w:cs="Times New Roman"/>
            <w:sz w:val="28"/>
            <w:szCs w:val="28"/>
            <w:u w:val="single"/>
          </w:rPr>
          <w:t xml:space="preserve"> </w:t>
        </w:r>
      </w:ins>
      <w:r w:rsidR="007273A5">
        <w:rPr>
          <w:rFonts w:ascii="Times New Roman" w:hAnsi="Times New Roman" w:cs="Times New Roman"/>
          <w:sz w:val="28"/>
          <w:szCs w:val="28"/>
        </w:rPr>
        <w:t>2019г.</w:t>
      </w:r>
    </w:p>
    <w:p w:rsidR="007273A5" w:rsidRDefault="007273A5" w:rsidP="007273A5">
      <w:pPr>
        <w:tabs>
          <w:tab w:val="left" w:pos="1276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</w:rPr>
      </w:pPr>
    </w:p>
    <w:p w:rsidR="007273A5" w:rsidRDefault="007273A5" w:rsidP="007273A5">
      <w:pPr>
        <w:tabs>
          <w:tab w:val="left" w:pos="1276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</w:rPr>
      </w:pPr>
    </w:p>
    <w:p w:rsidR="00F0404C" w:rsidRDefault="00F0404C" w:rsidP="007273A5">
      <w:pPr>
        <w:tabs>
          <w:tab w:val="left" w:pos="1276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</w:rPr>
      </w:pPr>
    </w:p>
    <w:p w:rsidR="00F0404C" w:rsidRDefault="00F0404C" w:rsidP="007273A5">
      <w:pPr>
        <w:tabs>
          <w:tab w:val="left" w:pos="1276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8"/>
          <w:szCs w:val="28"/>
        </w:rPr>
      </w:pPr>
    </w:p>
    <w:p w:rsidR="00A95313" w:rsidRDefault="007273A5" w:rsidP="0030255A">
      <w:pPr>
        <w:tabs>
          <w:tab w:val="left" w:pos="1276"/>
          <w:tab w:val="left" w:pos="2835"/>
        </w:tabs>
        <w:spacing w:after="0" w:line="24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  <w:sectPr w:rsidR="00A95313" w:rsidSect="00A5325A">
          <w:pgSz w:w="11906" w:h="16838"/>
          <w:pgMar w:top="284" w:right="284" w:bottom="284" w:left="1134" w:header="624" w:footer="170" w:gutter="0"/>
          <w:pg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pgBorders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Тюмень 201</w:t>
      </w:r>
      <w:del w:id="4" w:author="Uchaev Maksim" w:date="2019-10-18T12:06:00Z">
        <w:r w:rsidDel="00857024">
          <w:rPr>
            <w:rFonts w:ascii="Times New Roman" w:hAnsi="Times New Roman" w:cs="Times New Roman"/>
            <w:sz w:val="28"/>
            <w:szCs w:val="28"/>
          </w:rPr>
          <w:delText>9</w:delText>
        </w:r>
      </w:del>
    </w:p>
    <w:p w:rsidR="001A1589" w:rsidDel="00857024" w:rsidRDefault="001A1589" w:rsidP="00857024">
      <w:pPr>
        <w:tabs>
          <w:tab w:val="left" w:pos="6030"/>
        </w:tabs>
        <w:spacing w:line="240" w:lineRule="auto"/>
        <w:rPr>
          <w:del w:id="5" w:author="Uchaev Maksim" w:date="2019-10-18T12:06:00Z"/>
          <w:rFonts w:ascii="Times New Roman" w:hAnsi="Times New Roman" w:cs="Times New Roman"/>
          <w:sz w:val="28"/>
          <w:szCs w:val="28"/>
        </w:rPr>
        <w:pPrChange w:id="6" w:author="Uchaev Maksim" w:date="2019-10-18T12:06:00Z">
          <w:pPr>
            <w:tabs>
              <w:tab w:val="left" w:pos="6030"/>
            </w:tabs>
            <w:spacing w:line="240" w:lineRule="auto"/>
            <w:jc w:val="center"/>
          </w:pPr>
        </w:pPrChange>
      </w:pPr>
    </w:p>
    <w:p w:rsidR="00FD65DB" w:rsidDel="00857024" w:rsidRDefault="00FD65DB" w:rsidP="00857024">
      <w:pPr>
        <w:pStyle w:val="111"/>
        <w:ind w:left="0"/>
        <w:rPr>
          <w:del w:id="7" w:author="Uchaev Maksim" w:date="2019-10-18T12:05:00Z"/>
        </w:rPr>
        <w:pPrChange w:id="8" w:author="Uchaev Maksim" w:date="2019-10-18T12:06:00Z">
          <w:pPr>
            <w:pStyle w:val="111"/>
            <w:ind w:left="0"/>
            <w:jc w:val="center"/>
          </w:pPr>
        </w:pPrChange>
      </w:pPr>
      <w:bookmarkStart w:id="9" w:name="_Toc8027417"/>
      <w:bookmarkStart w:id="10" w:name="_Toc9506765"/>
      <w:bookmarkStart w:id="11" w:name="_Toc9508486"/>
      <w:bookmarkStart w:id="12" w:name="_Toc9524347"/>
      <w:bookmarkStart w:id="13" w:name="_Toc9525063"/>
      <w:bookmarkStart w:id="14" w:name="_Toc9528674"/>
      <w:bookmarkStart w:id="15" w:name="_Toc9581287"/>
      <w:bookmarkStart w:id="16" w:name="_Toc9618751"/>
      <w:del w:id="17" w:author="Uchaev Maksim" w:date="2019-10-18T12:05:00Z">
        <w:r w:rsidDel="00857024">
          <w:delText>СОДЕРЖАНИЕ</w:delText>
        </w:r>
        <w:bookmarkEnd w:id="9"/>
        <w:bookmarkEnd w:id="10"/>
        <w:bookmarkEnd w:id="11"/>
        <w:bookmarkEnd w:id="12"/>
        <w:bookmarkEnd w:id="13"/>
        <w:bookmarkEnd w:id="14"/>
        <w:bookmarkEnd w:id="15"/>
        <w:bookmarkEnd w:id="16"/>
      </w:del>
    </w:p>
    <w:p w:rsidR="0010447C" w:rsidDel="00857024" w:rsidRDefault="0010447C" w:rsidP="00857024">
      <w:pPr>
        <w:pStyle w:val="111"/>
        <w:ind w:left="0"/>
        <w:rPr>
          <w:del w:id="18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19" w:author="Uchaev Maksim" w:date="2019-10-18T12:07:00Z">
          <w:pPr>
            <w:pStyle w:val="11"/>
          </w:pPr>
        </w:pPrChange>
      </w:pPr>
      <w:del w:id="20" w:author="Uchaev Maksim" w:date="2019-10-18T12:05:00Z">
        <w:r w:rsidDel="00857024">
          <w:rPr>
            <w:rFonts w:cstheme="minorBidi"/>
            <w:szCs w:val="22"/>
          </w:rPr>
          <w:fldChar w:fldCharType="begin"/>
        </w:r>
        <w:r w:rsidDel="00857024">
          <w:delInstrText xml:space="preserve"> TOC \o "1-3" \h \z \t "111;1;222;2" </w:delInstrText>
        </w:r>
        <w:r w:rsidDel="00857024">
          <w:rPr>
            <w:rFonts w:cstheme="minorBidi"/>
            <w:szCs w:val="22"/>
          </w:rPr>
          <w:fldChar w:fldCharType="separate"/>
        </w:r>
      </w:del>
    </w:p>
    <w:p w:rsidR="0010447C" w:rsidDel="00857024" w:rsidRDefault="00BD5FA8" w:rsidP="00857024">
      <w:pPr>
        <w:pStyle w:val="111"/>
        <w:ind w:left="0"/>
        <w:rPr>
          <w:del w:id="21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22" w:author="Uchaev Maksim" w:date="2019-10-18T12:07:00Z">
          <w:pPr>
            <w:pStyle w:val="11"/>
            <w:tabs>
              <w:tab w:val="right" w:pos="9781"/>
            </w:tabs>
            <w:ind w:right="707"/>
          </w:pPr>
        </w:pPrChange>
      </w:pPr>
      <w:del w:id="23" w:author="Uchaev Maksim" w:date="2019-10-18T12:05:00Z">
        <w:r w:rsidDel="00857024">
          <w:fldChar w:fldCharType="begin"/>
        </w:r>
        <w:r w:rsidDel="00857024">
          <w:delInstrText xml:space="preserve"> HYPERLINK \l "_Toc9524348"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В</w:delText>
        </w:r>
        <w:r w:rsidR="00F47276" w:rsidRPr="009D40D7" w:rsidDel="00857024">
          <w:rPr>
            <w:rStyle w:val="aa"/>
            <w:noProof/>
          </w:rPr>
          <w:delText>ведение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_Toc9524348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  <w:r w:rsidR="00CF2270" w:rsidDel="00857024">
          <w:rPr>
            <w:noProof/>
            <w:webHidden/>
          </w:rPr>
          <w:delText>4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BD5FA8" w:rsidP="00857024">
      <w:pPr>
        <w:pStyle w:val="111"/>
        <w:ind w:left="0"/>
        <w:rPr>
          <w:del w:id="24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25" w:author="Uchaev Maksim" w:date="2019-10-18T12:07:00Z">
          <w:pPr>
            <w:pStyle w:val="11"/>
            <w:tabs>
              <w:tab w:val="right" w:pos="9781"/>
            </w:tabs>
            <w:ind w:right="707"/>
          </w:pPr>
        </w:pPrChange>
      </w:pPr>
      <w:del w:id="26" w:author="Uchaev Maksim" w:date="2019-10-18T12:05:00Z">
        <w:r w:rsidDel="00857024">
          <w:fldChar w:fldCharType="begin"/>
        </w:r>
        <w:r w:rsidDel="00857024">
          <w:delInstrText xml:space="preserve"> HYPERLINK \l "_Toc9524349"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1 Т</w:delText>
        </w:r>
        <w:r w:rsidR="00F47276" w:rsidRPr="009D40D7" w:rsidDel="00857024">
          <w:rPr>
            <w:rStyle w:val="aa"/>
            <w:noProof/>
          </w:rPr>
          <w:delText>еоретическая часть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_Toc9524349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  <w:r w:rsidR="00CF2270" w:rsidDel="00857024">
          <w:rPr>
            <w:noProof/>
            <w:webHidden/>
          </w:rPr>
          <w:delText>6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BD5FA8" w:rsidP="00857024">
      <w:pPr>
        <w:pStyle w:val="111"/>
        <w:ind w:left="0"/>
        <w:rPr>
          <w:del w:id="27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28" w:author="Uchaev Maksim" w:date="2019-10-18T12:07:00Z">
          <w:pPr>
            <w:pStyle w:val="21"/>
            <w:tabs>
              <w:tab w:val="right" w:pos="9781"/>
            </w:tabs>
            <w:ind w:right="707"/>
          </w:pPr>
        </w:pPrChange>
      </w:pPr>
      <w:del w:id="29" w:author="Uchaev Maksim" w:date="2019-10-18T12:05:00Z">
        <w:r w:rsidDel="00857024">
          <w:fldChar w:fldCharType="begin"/>
        </w:r>
        <w:r w:rsidDel="00857024">
          <w:delInstrText xml:space="preserve"> HYPERLINK \l "_Toc9524350"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 xml:space="preserve">1.1 </w:delText>
        </w:r>
        <w:r w:rsidR="00F47276" w:rsidDel="00857024">
          <w:rPr>
            <w:rStyle w:val="aa"/>
            <w:noProof/>
          </w:rPr>
          <w:delText>С</w:delText>
        </w:r>
        <w:r w:rsidR="0010447C" w:rsidRPr="009D40D7" w:rsidDel="00857024">
          <w:rPr>
            <w:rStyle w:val="aa"/>
            <w:noProof/>
          </w:rPr>
          <w:delText>пецификация программного модуля «Регистрация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_Toc9524350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  <w:r w:rsidR="00CF2270" w:rsidDel="00857024">
          <w:rPr>
            <w:noProof/>
            <w:webHidden/>
          </w:rPr>
          <w:delText>6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BD5FA8" w:rsidP="00857024">
      <w:pPr>
        <w:pStyle w:val="111"/>
        <w:ind w:left="0"/>
        <w:rPr>
          <w:del w:id="30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31" w:author="Uchaev Maksim" w:date="2019-10-18T12:07:00Z">
          <w:pPr>
            <w:pStyle w:val="21"/>
          </w:pPr>
        </w:pPrChange>
      </w:pPr>
      <w:del w:id="32" w:author="Uchaev Maksim" w:date="2019-10-18T12:05:00Z">
        <w:r w:rsidDel="00857024">
          <w:fldChar w:fldCharType="begin"/>
        </w:r>
        <w:r w:rsidDel="00857024">
          <w:delInstrText xml:space="preserve"> HYPERLINK \l "_Toc9524351"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1.2 Интерфейс программного модуля «Регистрация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_Toc9524351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  <w:r w:rsidR="00CF2270" w:rsidDel="00857024">
          <w:rPr>
            <w:noProof/>
            <w:webHidden/>
          </w:rPr>
          <w:delText>10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bookmarkStart w:id="33" w:name="_GoBack"/>
    <w:p w:rsidR="0010447C" w:rsidDel="00857024" w:rsidRDefault="007F6606" w:rsidP="00857024">
      <w:pPr>
        <w:pStyle w:val="111"/>
        <w:ind w:left="0"/>
        <w:rPr>
          <w:del w:id="34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35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36" w:author="Uchaev Maksim" w:date="2019-10-18T12:05:00Z">
        <w:r w:rsidDel="00857024">
          <w:fldChar w:fldCharType="begin"/>
        </w:r>
        <w:r w:rsidDel="00857024">
          <w:delInstrText xml:space="preserve"> HYPERLINK \l "_Toc9524352"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1.3 Сценарии пользователей программного модуля «Регистрация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_Toc9524352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37" w:author="кирилл" w:date="2019-06-01T18:15:00Z">
        <w:del w:id="38" w:author="Uchaev Maksim" w:date="2019-10-18T12:05:00Z">
          <w:r w:rsidR="00CF2270" w:rsidDel="00857024">
            <w:rPr>
              <w:noProof/>
              <w:webHidden/>
            </w:rPr>
            <w:delText>11</w:delText>
          </w:r>
        </w:del>
      </w:ins>
      <w:ins w:id="39" w:author="kirill shustov" w:date="2019-06-01T17:46:00Z">
        <w:del w:id="40" w:author="Uchaev Maksim" w:date="2019-10-18T12:05:00Z">
          <w:r w:rsidR="00185B92" w:rsidDel="00857024">
            <w:rPr>
              <w:noProof/>
              <w:webHidden/>
            </w:rPr>
            <w:delText>11</w:delText>
          </w:r>
        </w:del>
      </w:ins>
      <w:del w:id="41" w:author="Uchaev Maksim" w:date="2019-10-18T12:05:00Z">
        <w:r w:rsidR="00BA1E5B" w:rsidDel="00857024">
          <w:rPr>
            <w:noProof/>
            <w:webHidden/>
          </w:rPr>
          <w:delText>13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42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43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44" w:author="Uchaev Maksim" w:date="2019-10-18T12:05:00Z">
        <w:r w:rsidDel="00857024">
          <w:fldChar w:fldCharType="begin"/>
        </w:r>
        <w:r w:rsidDel="00857024">
          <w:delInstrText xml:space="preserve"> HYPERLINK \l "_Toc9524353"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 xml:space="preserve">1.4 </w:delText>
        </w:r>
        <w:r w:rsidR="00F47276" w:rsidDel="00857024">
          <w:rPr>
            <w:rStyle w:val="aa"/>
            <w:noProof/>
          </w:rPr>
          <w:delText>А</w:delText>
        </w:r>
        <w:r w:rsidR="0010447C" w:rsidRPr="009D40D7" w:rsidDel="00857024">
          <w:rPr>
            <w:rStyle w:val="aa"/>
            <w:noProof/>
          </w:rPr>
          <w:delText>налоги программного модуля «Регистрация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_Toc9524353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45" w:author="кирилл" w:date="2019-06-01T18:15:00Z">
        <w:del w:id="46" w:author="Uchaev Maksim" w:date="2019-10-18T12:05:00Z">
          <w:r w:rsidR="00CF2270" w:rsidDel="00857024">
            <w:rPr>
              <w:noProof/>
              <w:webHidden/>
            </w:rPr>
            <w:delText>14</w:delText>
          </w:r>
        </w:del>
      </w:ins>
      <w:ins w:id="47" w:author="kirill shustov" w:date="2019-06-01T17:46:00Z">
        <w:del w:id="48" w:author="Uchaev Maksim" w:date="2019-10-18T12:05:00Z">
          <w:r w:rsidR="00185B92" w:rsidDel="00857024">
            <w:rPr>
              <w:noProof/>
              <w:webHidden/>
            </w:rPr>
            <w:delText>14</w:delText>
          </w:r>
        </w:del>
      </w:ins>
      <w:del w:id="49" w:author="Uchaev Maksim" w:date="2019-10-18T12:05:00Z">
        <w:r w:rsidR="00BA1E5B" w:rsidDel="00857024">
          <w:rPr>
            <w:noProof/>
            <w:webHidden/>
          </w:rPr>
          <w:delText>15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50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51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52" w:author="Uchaev Maksim" w:date="2019-10-18T12:05:00Z">
        <w:r w:rsidDel="00857024">
          <w:fldChar w:fldCharType="begin"/>
        </w:r>
        <w:r w:rsidDel="00857024">
          <w:delInstrText xml:space="preserve"> HYPERLINK \l "_Toc9524354"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 xml:space="preserve">1.5 </w:delText>
        </w:r>
        <w:r w:rsidR="00F47276" w:rsidDel="00857024">
          <w:rPr>
            <w:rStyle w:val="aa"/>
            <w:noProof/>
          </w:rPr>
          <w:delText>М</w:delText>
        </w:r>
        <w:r w:rsidR="0010447C" w:rsidRPr="009D40D7" w:rsidDel="00857024">
          <w:rPr>
            <w:rStyle w:val="aa"/>
            <w:noProof/>
          </w:rPr>
          <w:delText>етоды тестирования программного модуля «</w:delText>
        </w:r>
      </w:del>
      <w:ins w:id="53" w:author="kirill shustov" w:date="2019-05-31T20:38:00Z">
        <w:del w:id="54" w:author="Uchaev Maksim" w:date="2019-10-18T12:05:00Z">
          <w:r w:rsidR="003429F5" w:rsidDel="00857024">
            <w:rPr>
              <w:rStyle w:val="aa"/>
              <w:noProof/>
            </w:rPr>
            <w:delText>Р</w:delText>
          </w:r>
        </w:del>
      </w:ins>
      <w:del w:id="55" w:author="Uchaev Maksim" w:date="2019-10-18T12:05:00Z">
        <w:r w:rsidR="0010447C" w:rsidRPr="009D40D7" w:rsidDel="00857024">
          <w:rPr>
            <w:rStyle w:val="aa"/>
            <w:noProof/>
          </w:rPr>
          <w:delText>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_Toc9524354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56" w:author="кирилл" w:date="2019-06-01T18:15:00Z">
        <w:del w:id="57" w:author="Uchaev Maksim" w:date="2019-10-18T12:05:00Z">
          <w:r w:rsidR="00CF2270" w:rsidDel="00857024">
            <w:rPr>
              <w:noProof/>
              <w:webHidden/>
            </w:rPr>
            <w:delText>14</w:delText>
          </w:r>
        </w:del>
      </w:ins>
      <w:ins w:id="58" w:author="kirill shustov" w:date="2019-06-01T17:46:00Z">
        <w:del w:id="59" w:author="Uchaev Maksim" w:date="2019-10-18T12:05:00Z">
          <w:r w:rsidR="00185B92" w:rsidDel="00857024">
            <w:rPr>
              <w:noProof/>
              <w:webHidden/>
            </w:rPr>
            <w:delText>14</w:delText>
          </w:r>
        </w:del>
      </w:ins>
      <w:del w:id="60" w:author="Uchaev Maksim" w:date="2019-10-18T12:05:00Z">
        <w:r w:rsidR="00BA1E5B" w:rsidDel="00857024">
          <w:rPr>
            <w:noProof/>
            <w:webHidden/>
          </w:rPr>
          <w:delText>16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61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62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63" w:author="Uchaev Maksim" w:date="2019-10-18T12:05:00Z">
        <w:r w:rsidDel="00857024">
          <w:fldChar w:fldCharType="begin"/>
        </w:r>
        <w:r w:rsidDel="00857024">
          <w:delInstrText xml:space="preserve"> HYPERLINK \l "_Toc9524355"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Выводы по теоретической части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_Toc9524355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64" w:author="кирилл" w:date="2019-06-01T18:15:00Z">
        <w:del w:id="65" w:author="Uchaev Maksim" w:date="2019-10-18T12:05:00Z">
          <w:r w:rsidR="00CF2270" w:rsidDel="00857024">
            <w:rPr>
              <w:noProof/>
              <w:webHidden/>
            </w:rPr>
            <w:delText>16</w:delText>
          </w:r>
        </w:del>
      </w:ins>
      <w:ins w:id="66" w:author="kirill shustov" w:date="2019-06-01T17:46:00Z">
        <w:del w:id="67" w:author="Uchaev Maksim" w:date="2019-10-18T12:05:00Z">
          <w:r w:rsidR="00185B92" w:rsidDel="00857024">
            <w:rPr>
              <w:noProof/>
              <w:webHidden/>
            </w:rPr>
            <w:delText>16</w:delText>
          </w:r>
        </w:del>
      </w:ins>
      <w:del w:id="68" w:author="Uchaev Maksim" w:date="2019-10-18T12:05:00Z">
        <w:r w:rsidR="00BA1E5B" w:rsidDel="00857024">
          <w:rPr>
            <w:noProof/>
            <w:webHidden/>
          </w:rPr>
          <w:delText>17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69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70" w:author="Uchaev Maksim" w:date="2019-10-18T12:07:00Z">
          <w:pPr>
            <w:pStyle w:val="11"/>
            <w:tabs>
              <w:tab w:val="right" w:pos="9356"/>
            </w:tabs>
          </w:pPr>
        </w:pPrChange>
      </w:pPr>
      <w:del w:id="71" w:author="Uchaev Maksim" w:date="2019-10-18T12:05:00Z">
        <w:r w:rsidDel="00857024">
          <w:fldChar w:fldCharType="begin"/>
        </w:r>
        <w:r w:rsidDel="00857024">
          <w:delInstrText xml:space="preserve"> HYPERLINK \l "_Toc9524356"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2 П</w:delText>
        </w:r>
        <w:r w:rsidR="00F47276" w:rsidRPr="009D40D7" w:rsidDel="00857024">
          <w:rPr>
            <w:rStyle w:val="aa"/>
            <w:noProof/>
          </w:rPr>
          <w:delText>рактическая часть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_Toc9524356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72" w:author="кирилл" w:date="2019-06-01T18:15:00Z">
        <w:del w:id="73" w:author="Uchaev Maksim" w:date="2019-10-18T12:05:00Z">
          <w:r w:rsidR="00CF2270" w:rsidDel="00857024">
            <w:rPr>
              <w:noProof/>
              <w:webHidden/>
            </w:rPr>
            <w:delText>17</w:delText>
          </w:r>
        </w:del>
      </w:ins>
      <w:ins w:id="74" w:author="kirill shustov" w:date="2019-06-01T17:46:00Z">
        <w:del w:id="75" w:author="Uchaev Maksim" w:date="2019-10-18T12:05:00Z">
          <w:r w:rsidR="00185B92" w:rsidDel="00857024">
            <w:rPr>
              <w:noProof/>
              <w:webHidden/>
            </w:rPr>
            <w:delText>17</w:delText>
          </w:r>
        </w:del>
      </w:ins>
      <w:del w:id="76" w:author="Uchaev Maksim" w:date="2019-10-18T12:05:00Z">
        <w:r w:rsidR="00BA1E5B" w:rsidDel="00857024">
          <w:rPr>
            <w:noProof/>
            <w:webHidden/>
          </w:rPr>
          <w:delText>18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77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78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79" w:author="Uchaev Maksim" w:date="2019-10-18T12:05:00Z">
        <w:r w:rsidDel="00857024">
          <w:fldChar w:fldCharType="begin"/>
        </w:r>
        <w:r w:rsidDel="00857024">
          <w:delInstrText xml:space="preserve"> HYPERLINK \l "_Toc9524357"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 xml:space="preserve">2.1 </w:delText>
        </w:r>
        <w:r w:rsidR="00F47276" w:rsidDel="00857024">
          <w:rPr>
            <w:rStyle w:val="aa"/>
            <w:noProof/>
          </w:rPr>
          <w:delText>О</w:delText>
        </w:r>
        <w:r w:rsidR="0010447C" w:rsidRPr="009D40D7" w:rsidDel="00857024">
          <w:rPr>
            <w:rStyle w:val="aa"/>
            <w:noProof/>
          </w:rPr>
          <w:delText>писание базы данных программного модуля «</w:delText>
        </w:r>
      </w:del>
      <w:ins w:id="80" w:author="kirill shustov" w:date="2019-05-31T20:38:00Z">
        <w:del w:id="81" w:author="Uchaev Maksim" w:date="2019-10-18T12:05:00Z">
          <w:r w:rsidR="003429F5" w:rsidDel="00857024">
            <w:rPr>
              <w:rStyle w:val="aa"/>
              <w:noProof/>
            </w:rPr>
            <w:delText>Р</w:delText>
          </w:r>
        </w:del>
      </w:ins>
      <w:del w:id="82" w:author="Uchaev Maksim" w:date="2019-10-18T12:05:00Z">
        <w:r w:rsidR="0010447C" w:rsidRPr="009D40D7" w:rsidDel="00857024">
          <w:rPr>
            <w:rStyle w:val="aa"/>
            <w:noProof/>
          </w:rPr>
          <w:delText>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_Toc9524357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83" w:author="кирилл" w:date="2019-06-01T18:15:00Z">
        <w:del w:id="84" w:author="Uchaev Maksim" w:date="2019-10-18T12:05:00Z">
          <w:r w:rsidR="00CF2270" w:rsidDel="00857024">
            <w:rPr>
              <w:noProof/>
              <w:webHidden/>
            </w:rPr>
            <w:delText>17</w:delText>
          </w:r>
        </w:del>
      </w:ins>
      <w:ins w:id="85" w:author="kirill shustov" w:date="2019-06-01T17:46:00Z">
        <w:del w:id="86" w:author="Uchaev Maksim" w:date="2019-10-18T12:05:00Z">
          <w:r w:rsidR="00185B92" w:rsidDel="00857024">
            <w:rPr>
              <w:noProof/>
              <w:webHidden/>
            </w:rPr>
            <w:delText>17</w:delText>
          </w:r>
        </w:del>
      </w:ins>
      <w:del w:id="87" w:author="Uchaev Maksim" w:date="2019-10-18T12:05:00Z">
        <w:r w:rsidR="00BA1E5B" w:rsidDel="00857024">
          <w:rPr>
            <w:noProof/>
            <w:webHidden/>
          </w:rPr>
          <w:delText>18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88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89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90" w:author="Uchaev Maksim" w:date="2019-10-18T12:05:00Z">
        <w:r w:rsidDel="00857024">
          <w:fldChar w:fldCharType="begin"/>
        </w:r>
        <w:r w:rsidDel="00857024">
          <w:delInstrText xml:space="preserve"> HYPERLINK \l "_Toc9524358"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2.2 Диаграммы программного модуля «</w:delText>
        </w:r>
      </w:del>
      <w:ins w:id="91" w:author="kirill shustov" w:date="2019-05-31T20:38:00Z">
        <w:del w:id="92" w:author="Uchaev Maksim" w:date="2019-10-18T12:05:00Z">
          <w:r w:rsidR="003429F5" w:rsidDel="00857024">
            <w:rPr>
              <w:rStyle w:val="aa"/>
              <w:noProof/>
            </w:rPr>
            <w:delText>Р</w:delText>
          </w:r>
        </w:del>
      </w:ins>
      <w:del w:id="93" w:author="Uchaev Maksim" w:date="2019-10-18T12:05:00Z">
        <w:r w:rsidR="0010447C" w:rsidRPr="009D40D7" w:rsidDel="00857024">
          <w:rPr>
            <w:rStyle w:val="aa"/>
            <w:noProof/>
          </w:rPr>
          <w:delText>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_Toc9524358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94" w:author="кирилл" w:date="2019-06-01T18:15:00Z">
        <w:del w:id="95" w:author="Uchaev Maksim" w:date="2019-10-18T12:05:00Z">
          <w:r w:rsidR="00CF2270" w:rsidDel="00857024">
            <w:rPr>
              <w:noProof/>
              <w:webHidden/>
            </w:rPr>
            <w:delText>18</w:delText>
          </w:r>
        </w:del>
      </w:ins>
      <w:ins w:id="96" w:author="kirill shustov" w:date="2019-06-01T17:46:00Z">
        <w:del w:id="97" w:author="Uchaev Maksim" w:date="2019-10-18T12:05:00Z">
          <w:r w:rsidR="00185B92" w:rsidDel="00857024">
            <w:rPr>
              <w:noProof/>
              <w:webHidden/>
            </w:rPr>
            <w:delText>18</w:delText>
          </w:r>
        </w:del>
      </w:ins>
      <w:del w:id="98" w:author="Uchaev Maksim" w:date="2019-10-18T12:05:00Z">
        <w:r w:rsidR="00BA1E5B" w:rsidDel="00857024">
          <w:rPr>
            <w:noProof/>
            <w:webHidden/>
          </w:rPr>
          <w:delText>19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p w:rsidR="0010447C" w:rsidDel="00857024" w:rsidRDefault="007F6606" w:rsidP="00857024">
      <w:pPr>
        <w:pStyle w:val="111"/>
        <w:ind w:left="0"/>
        <w:rPr>
          <w:del w:id="99" w:author="Uchaev Maksim" w:date="2019-10-18T12:05:00Z"/>
          <w:rFonts w:asciiTheme="minorHAnsi" w:eastAsiaTheme="minorEastAsia" w:hAnsiTheme="minorHAnsi"/>
          <w:noProof/>
          <w:sz w:val="22"/>
          <w:lang w:eastAsia="ru-RU"/>
        </w:rPr>
        <w:pPrChange w:id="100" w:author="Uchaev Maksim" w:date="2019-10-18T12:07:00Z">
          <w:pPr>
            <w:pStyle w:val="21"/>
            <w:tabs>
              <w:tab w:val="right" w:pos="9356"/>
            </w:tabs>
          </w:pPr>
        </w:pPrChange>
      </w:pPr>
      <w:del w:id="101" w:author="Uchaev Maksim" w:date="2019-10-18T12:05:00Z">
        <w:r w:rsidDel="00857024">
          <w:lastRenderedPageBreak/>
          <w:fldChar w:fldCharType="begin"/>
        </w:r>
        <w:r w:rsidDel="00857024">
          <w:delInstrText xml:space="preserve"> HYPERLINK \l "_Toc9524359" </w:delInstrText>
        </w:r>
        <w:r w:rsidDel="00857024">
          <w:fldChar w:fldCharType="separate"/>
        </w:r>
        <w:r w:rsidR="0010447C" w:rsidRPr="009D40D7" w:rsidDel="00857024">
          <w:rPr>
            <w:rStyle w:val="aa"/>
            <w:noProof/>
          </w:rPr>
          <w:delText>2.3 Алгоритм работы программного модуля «</w:delText>
        </w:r>
      </w:del>
      <w:ins w:id="102" w:author="kirill shustov" w:date="2019-05-31T20:38:00Z">
        <w:del w:id="103" w:author="Uchaev Maksim" w:date="2019-10-18T12:05:00Z">
          <w:r w:rsidR="003429F5" w:rsidDel="00857024">
            <w:rPr>
              <w:rStyle w:val="aa"/>
              <w:noProof/>
            </w:rPr>
            <w:delText>Р</w:delText>
          </w:r>
        </w:del>
      </w:ins>
      <w:del w:id="104" w:author="Uchaev Maksim" w:date="2019-10-18T12:05:00Z">
        <w:r w:rsidR="0010447C" w:rsidRPr="009D40D7" w:rsidDel="00857024">
          <w:rPr>
            <w:rStyle w:val="aa"/>
            <w:noProof/>
          </w:rPr>
          <w:delText>регистрация обращений граждан»</w:delText>
        </w:r>
        <w:r w:rsidR="0010447C" w:rsidDel="00857024">
          <w:rPr>
            <w:noProof/>
            <w:webHidden/>
          </w:rPr>
          <w:tab/>
        </w:r>
        <w:r w:rsidR="0010447C" w:rsidDel="00857024">
          <w:rPr>
            <w:noProof/>
            <w:webHidden/>
          </w:rPr>
          <w:fldChar w:fldCharType="begin"/>
        </w:r>
        <w:r w:rsidR="0010447C" w:rsidDel="00857024">
          <w:rPr>
            <w:noProof/>
            <w:webHidden/>
          </w:rPr>
          <w:delInstrText xml:space="preserve"> PAGEREF _Toc9524359 \h </w:delInstrText>
        </w:r>
        <w:r w:rsidR="0010447C" w:rsidDel="00857024">
          <w:rPr>
            <w:noProof/>
            <w:webHidden/>
          </w:rPr>
        </w:r>
        <w:r w:rsidR="0010447C" w:rsidDel="00857024">
          <w:rPr>
            <w:noProof/>
            <w:webHidden/>
          </w:rPr>
          <w:fldChar w:fldCharType="separate"/>
        </w:r>
      </w:del>
      <w:ins w:id="105" w:author="кирилл" w:date="2019-06-01T18:15:00Z">
        <w:del w:id="106" w:author="Uchaev Maksim" w:date="2019-10-18T12:05:00Z">
          <w:r w:rsidR="00CF2270" w:rsidDel="00857024">
            <w:rPr>
              <w:noProof/>
              <w:webHidden/>
            </w:rPr>
            <w:delText>21</w:delText>
          </w:r>
        </w:del>
      </w:ins>
      <w:ins w:id="107" w:author="kirill shustov" w:date="2019-06-01T17:46:00Z">
        <w:del w:id="108" w:author="Uchaev Maksim" w:date="2019-10-18T12:05:00Z">
          <w:r w:rsidR="00185B92" w:rsidDel="00857024">
            <w:rPr>
              <w:noProof/>
              <w:webHidden/>
            </w:rPr>
            <w:delText>21</w:delText>
          </w:r>
        </w:del>
      </w:ins>
      <w:del w:id="109" w:author="Uchaev Maksim" w:date="2019-10-18T12:05:00Z">
        <w:r w:rsidR="00BA1E5B" w:rsidDel="00857024">
          <w:rPr>
            <w:noProof/>
            <w:webHidden/>
          </w:rPr>
          <w:delText>22</w:delText>
        </w:r>
        <w:r w:rsidR="0010447C" w:rsidDel="00857024">
          <w:rPr>
            <w:noProof/>
            <w:webHidden/>
          </w:rPr>
          <w:fldChar w:fldCharType="end"/>
        </w:r>
        <w:r w:rsidDel="00857024">
          <w:rPr>
            <w:noProof/>
          </w:rPr>
          <w:fldChar w:fldCharType="end"/>
        </w:r>
      </w:del>
    </w:p>
    <w:bookmarkEnd w:id="33"/>
    <w:p w:rsidR="004B421B" w:rsidRPr="004B421B" w:rsidDel="00857024" w:rsidRDefault="0010447C">
      <w:pPr>
        <w:tabs>
          <w:tab w:val="right" w:pos="9923"/>
        </w:tabs>
        <w:spacing w:after="300"/>
        <w:ind w:right="492"/>
        <w:rPr>
          <w:ins w:id="110" w:author="kirill shustov" w:date="2019-05-24T18:25:00Z"/>
          <w:del w:id="111" w:author="Uchaev Maksim" w:date="2019-10-18T12:05:00Z"/>
          <w:rFonts w:ascii="Times New Roman" w:hAnsi="Times New Roman" w:cs="Times New Roman"/>
          <w:sz w:val="28"/>
          <w:szCs w:val="28"/>
        </w:rPr>
        <w:pPrChange w:id="112" w:author="kirill shustov" w:date="2019-06-01T12:45:00Z">
          <w:pPr>
            <w:tabs>
              <w:tab w:val="left" w:pos="9638"/>
              <w:tab w:val="right" w:leader="dot" w:pos="9911"/>
            </w:tabs>
            <w:spacing w:after="300"/>
            <w:ind w:right="492"/>
          </w:pPr>
        </w:pPrChange>
      </w:pPr>
      <w:del w:id="113" w:author="Uchaev Maksim" w:date="2019-10-18T12:05:00Z">
        <w:r w:rsidDel="00857024">
          <w:rPr>
            <w:rFonts w:ascii="Times New Roman" w:hAnsi="Times New Roman" w:cs="Times New Roman"/>
            <w:sz w:val="28"/>
            <w:szCs w:val="28"/>
          </w:rPr>
          <w:fldChar w:fldCharType="end"/>
        </w:r>
      </w:del>
    </w:p>
    <w:p w:rsidR="004B421B" w:rsidRPr="004B421B" w:rsidDel="00857024" w:rsidRDefault="004B421B">
      <w:pPr>
        <w:rPr>
          <w:ins w:id="114" w:author="kirill shustov" w:date="2019-05-24T18:25:00Z"/>
          <w:del w:id="115" w:author="Uchaev Maksim" w:date="2019-10-18T12:05:00Z"/>
          <w:rFonts w:ascii="Times New Roman" w:hAnsi="Times New Roman" w:cs="Times New Roman"/>
          <w:sz w:val="28"/>
          <w:szCs w:val="28"/>
        </w:rPr>
        <w:pPrChange w:id="116" w:author="kirill shustov" w:date="2019-05-24T18:25:00Z">
          <w:pPr>
            <w:tabs>
              <w:tab w:val="left" w:pos="9638"/>
              <w:tab w:val="right" w:leader="dot" w:pos="9911"/>
            </w:tabs>
            <w:spacing w:after="300"/>
            <w:ind w:right="492"/>
          </w:pPr>
        </w:pPrChange>
      </w:pPr>
    </w:p>
    <w:p w:rsidR="006F5FB6" w:rsidDel="00857024" w:rsidRDefault="006F5FB6">
      <w:pPr>
        <w:rPr>
          <w:del w:id="117" w:author="Uchaev Maksim" w:date="2019-10-18T12:05:00Z"/>
          <w:rFonts w:ascii="Times New Roman" w:hAnsi="Times New Roman" w:cs="Times New Roman"/>
          <w:sz w:val="28"/>
          <w:szCs w:val="28"/>
        </w:rPr>
        <w:sectPr w:rsidR="006F5FB6" w:rsidDel="00857024" w:rsidSect="00983A8A">
          <w:footerReference w:type="default" r:id="rId8"/>
          <w:pgSz w:w="11906" w:h="16838"/>
          <w:pgMar w:top="284" w:right="284" w:bottom="284" w:left="1134" w:header="680" w:footer="680" w:gutter="0"/>
          <w:pg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pgBorders>
          <w:cols w:space="708"/>
          <w:docGrid w:linePitch="360"/>
        </w:sectPr>
        <w:pPrChange w:id="141" w:author="kirill shustov" w:date="2019-05-24T18:25:00Z">
          <w:pPr>
            <w:tabs>
              <w:tab w:val="left" w:pos="9638"/>
              <w:tab w:val="right" w:leader="dot" w:pos="9911"/>
            </w:tabs>
            <w:spacing w:after="300"/>
            <w:ind w:right="492"/>
          </w:pPr>
        </w:pPrChange>
      </w:pPr>
    </w:p>
    <w:p w:rsidR="00FD65DB" w:rsidDel="00857024" w:rsidRDefault="00FD65DB" w:rsidP="00F47276">
      <w:pPr>
        <w:tabs>
          <w:tab w:val="left" w:pos="6030"/>
        </w:tabs>
        <w:spacing w:after="0"/>
        <w:rPr>
          <w:del w:id="142" w:author="Uchaev Maksim" w:date="2019-10-18T12:05:00Z"/>
          <w:rFonts w:ascii="Times New Roman" w:hAnsi="Times New Roman" w:cs="Times New Roman"/>
          <w:sz w:val="28"/>
          <w:szCs w:val="28"/>
        </w:rPr>
      </w:pPr>
    </w:p>
    <w:customXmlDelRangeStart w:id="143" w:author="Uchaev Maksim" w:date="2019-10-18T12:05:00Z"/>
    <w:sdt>
      <w:sdtPr>
        <w:rPr>
          <w:rFonts w:asciiTheme="minorHAnsi" w:hAnsiTheme="minorHAnsi"/>
          <w:sz w:val="22"/>
        </w:rPr>
        <w:id w:val="187319017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customXmlDelRangeEnd w:id="143"/>
        <w:p w:rsidR="0019527F" w:rsidRPr="00A222F6" w:rsidDel="00857024" w:rsidRDefault="00F47276">
          <w:pPr>
            <w:pStyle w:val="21"/>
            <w:rPr>
              <w:ins w:id="144" w:author="kirill shustov" w:date="2019-05-24T19:32:00Z"/>
              <w:del w:id="145" w:author="Uchaev Maksim" w:date="2019-10-18T12:05:00Z"/>
              <w:rStyle w:val="aa"/>
              <w:rPrChange w:id="146" w:author="kirill shustov" w:date="2019-06-01T12:45:00Z">
                <w:rPr>
                  <w:ins w:id="147" w:author="kirill shustov" w:date="2019-05-24T19:32:00Z"/>
                  <w:del w:id="148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149" w:author="Uchaev Maksim" w:date="2019-10-18T12:05:00Z">
            <w:r w:rsidRPr="00A222F6" w:rsidDel="00857024">
              <w:rPr>
                <w:rStyle w:val="aa"/>
                <w:noProof/>
                <w:rPrChange w:id="150" w:author="kirill shustov" w:date="2019-06-01T12:45:00Z">
                  <w:rPr/>
                </w:rPrChange>
              </w:rPr>
              <w:fldChar w:fldCharType="begin"/>
            </w:r>
            <w:r w:rsidRPr="00A222F6" w:rsidDel="00857024">
              <w:rPr>
                <w:rStyle w:val="aa"/>
                <w:noProof/>
                <w:rPrChange w:id="151" w:author="kirill shustov" w:date="2019-06-01T12:45:00Z">
                  <w:rPr/>
                </w:rPrChange>
              </w:rPr>
              <w:delInstrText xml:space="preserve"> TOC \o "1-3" \h \z \t "111;1;222;2" </w:delInstrText>
            </w:r>
            <w:r w:rsidRPr="00A222F6" w:rsidDel="00857024">
              <w:rPr>
                <w:rStyle w:val="aa"/>
                <w:noProof/>
                <w:rPrChange w:id="152" w:author="kirill shustov" w:date="2019-06-01T12:45:00Z">
                  <w:rPr>
                    <w:rFonts w:asciiTheme="minorHAnsi" w:hAnsiTheme="minorHAnsi"/>
                    <w:sz w:val="22"/>
                  </w:rPr>
                </w:rPrChange>
              </w:rPr>
              <w:fldChar w:fldCharType="separate"/>
            </w:r>
          </w:del>
        </w:p>
        <w:p w:rsidR="0019527F" w:rsidRPr="00A222F6" w:rsidDel="00857024" w:rsidRDefault="0019527F">
          <w:pPr>
            <w:pStyle w:val="21"/>
            <w:rPr>
              <w:ins w:id="153" w:author="kirill shustov" w:date="2019-05-24T19:32:00Z"/>
              <w:del w:id="154" w:author="Uchaev Maksim" w:date="2019-10-18T12:05:00Z"/>
              <w:rStyle w:val="aa"/>
              <w:rPrChange w:id="155" w:author="kirill shustov" w:date="2019-06-01T12:45:00Z">
                <w:rPr>
                  <w:ins w:id="156" w:author="kirill shustov" w:date="2019-05-24T19:32:00Z"/>
                  <w:del w:id="157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158" w:author="kirill shustov" w:date="2019-05-24T19:32:00Z">
            <w:del w:id="159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160" w:author="kirill shustov" w:date="2019-06-01T12:45:00Z">
                    <w:rPr>
                      <w:noProof/>
                    </w:rPr>
                  </w:rPrChange>
                </w:rPr>
                <w:delInstrText>HYPERLINK \l "_Toc9618765"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5D1052" w:rsidDel="00857024">
                <w:rPr>
                  <w:rStyle w:val="aa"/>
                  <w:noProof/>
                </w:rPr>
                <w:delText>2.4 Руководство пользователя программного модуля «</w:delText>
              </w:r>
            </w:del>
          </w:ins>
          <w:ins w:id="161" w:author="kirill shustov" w:date="2019-05-31T20:38:00Z">
            <w:del w:id="162" w:author="Uchaev Maksim" w:date="2019-10-18T12:05:00Z">
              <w:r w:rsidR="003429F5" w:rsidDel="00857024">
                <w:rPr>
                  <w:rStyle w:val="aa"/>
                  <w:noProof/>
                </w:rPr>
                <w:delText>Р</w:delText>
              </w:r>
            </w:del>
          </w:ins>
          <w:ins w:id="163" w:author="kirill shustov" w:date="2019-05-24T19:32:00Z">
            <w:del w:id="164" w:author="Uchaev Maksim" w:date="2019-10-18T12:05:00Z">
              <w:r w:rsidRPr="005D1052" w:rsidDel="00857024">
                <w:rPr>
                  <w:rStyle w:val="aa"/>
                  <w:noProof/>
                </w:rPr>
                <w:delText>егистрация обращений граждан»</w:delText>
              </w:r>
              <w:r w:rsidRPr="00A222F6" w:rsidDel="00857024">
                <w:rPr>
                  <w:rStyle w:val="aa"/>
                  <w:webHidden/>
                  <w:rPrChange w:id="165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166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167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_Toc9618765 \h </w:delInstrText>
              </w:r>
            </w:del>
          </w:ins>
          <w:del w:id="168" w:author="Uchaev Maksim" w:date="2019-10-18T12:05:00Z">
            <w:r w:rsidRPr="00A222F6" w:rsidDel="00857024">
              <w:rPr>
                <w:rStyle w:val="aa"/>
                <w:webHidden/>
                <w:rPrChange w:id="169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170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71" w:author="кирилл" w:date="2019-06-01T18:15:00Z">
            <w:del w:id="172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22</w:delText>
              </w:r>
            </w:del>
          </w:ins>
          <w:ins w:id="173" w:author="kirill shustov" w:date="2019-05-24T19:32:00Z">
            <w:del w:id="174" w:author="Uchaev Maksim" w:date="2019-10-18T12:05:00Z">
              <w:r w:rsidRPr="00A222F6" w:rsidDel="00857024">
                <w:rPr>
                  <w:rStyle w:val="aa"/>
                  <w:webHidden/>
                  <w:rPrChange w:id="175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19527F" w:rsidRPr="00A222F6" w:rsidDel="00857024" w:rsidRDefault="0019527F">
          <w:pPr>
            <w:pStyle w:val="21"/>
            <w:rPr>
              <w:ins w:id="176" w:author="kirill shustov" w:date="2019-05-24T19:32:00Z"/>
              <w:del w:id="177" w:author="Uchaev Maksim" w:date="2019-10-18T12:05:00Z"/>
              <w:rStyle w:val="aa"/>
              <w:rPrChange w:id="178" w:author="kirill shustov" w:date="2019-06-01T12:45:00Z">
                <w:rPr>
                  <w:ins w:id="179" w:author="kirill shustov" w:date="2019-05-24T19:32:00Z"/>
                  <w:del w:id="180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181" w:author="kirill shustov" w:date="2019-05-24T19:32:00Z">
            <w:del w:id="182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183" w:author="kirill shustov" w:date="2019-06-01T12:45:00Z">
                    <w:rPr>
                      <w:noProof/>
                    </w:rPr>
                  </w:rPrChange>
                </w:rPr>
                <w:delInstrText>HYPERLINK \l "_Toc9618766"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5D1052" w:rsidDel="00857024">
                <w:rPr>
                  <w:rStyle w:val="aa"/>
                  <w:noProof/>
                </w:rPr>
                <w:delText>2.5 Тестирование методом «</w:delText>
              </w:r>
            </w:del>
          </w:ins>
          <w:ins w:id="184" w:author="kirill shustov" w:date="2019-05-31T20:38:00Z">
            <w:del w:id="185" w:author="Uchaev Maksim" w:date="2019-10-18T12:05:00Z">
              <w:r w:rsidR="003429F5" w:rsidDel="00857024">
                <w:rPr>
                  <w:rStyle w:val="aa"/>
                  <w:noProof/>
                </w:rPr>
                <w:delText>Ч</w:delText>
              </w:r>
            </w:del>
          </w:ins>
          <w:ins w:id="186" w:author="kirill shustov" w:date="2019-05-24T19:32:00Z">
            <w:del w:id="187" w:author="Uchaev Maksim" w:date="2019-10-18T12:05:00Z">
              <w:r w:rsidRPr="005D1052" w:rsidDel="00857024">
                <w:rPr>
                  <w:rStyle w:val="aa"/>
                  <w:noProof/>
                </w:rPr>
                <w:delText>ерный ящик» программного модуля «</w:delText>
              </w:r>
            </w:del>
          </w:ins>
          <w:ins w:id="188" w:author="kirill shustov" w:date="2019-06-01T16:48:00Z">
            <w:del w:id="189" w:author="Uchaev Maksim" w:date="2019-10-18T12:05:00Z">
              <w:r w:rsidR="00BD68CA" w:rsidDel="00857024">
                <w:rPr>
                  <w:rStyle w:val="aa"/>
                  <w:noProof/>
                </w:rPr>
                <w:delText>Р</w:delText>
              </w:r>
            </w:del>
          </w:ins>
          <w:ins w:id="190" w:author="kirill shustov" w:date="2019-05-24T19:32:00Z">
            <w:del w:id="191" w:author="Uchaev Maksim" w:date="2019-10-18T12:05:00Z">
              <w:r w:rsidRPr="005D1052" w:rsidDel="00857024">
                <w:rPr>
                  <w:rStyle w:val="aa"/>
                  <w:noProof/>
                </w:rPr>
                <w:delText>егистрация обращений граждан»</w:delText>
              </w:r>
              <w:r w:rsidRPr="00A222F6" w:rsidDel="00857024">
                <w:rPr>
                  <w:rStyle w:val="aa"/>
                  <w:webHidden/>
                  <w:rPrChange w:id="192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193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194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_Toc9618766 \h </w:delInstrText>
              </w:r>
            </w:del>
          </w:ins>
          <w:del w:id="195" w:author="Uchaev Maksim" w:date="2019-10-18T12:05:00Z">
            <w:r w:rsidRPr="00A222F6" w:rsidDel="00857024">
              <w:rPr>
                <w:rStyle w:val="aa"/>
                <w:webHidden/>
                <w:rPrChange w:id="196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197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98" w:author="кирилл" w:date="2019-06-01T18:15:00Z">
            <w:del w:id="199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27</w:delText>
              </w:r>
            </w:del>
          </w:ins>
          <w:ins w:id="200" w:author="kirill shustov" w:date="2019-05-24T19:32:00Z">
            <w:del w:id="201" w:author="Uchaev Maksim" w:date="2019-10-18T12:05:00Z">
              <w:r w:rsidRPr="00A222F6" w:rsidDel="00857024">
                <w:rPr>
                  <w:rStyle w:val="aa"/>
                  <w:webHidden/>
                  <w:rPrChange w:id="202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19527F" w:rsidRPr="00A222F6" w:rsidDel="00857024" w:rsidRDefault="0019527F">
          <w:pPr>
            <w:pStyle w:val="21"/>
            <w:rPr>
              <w:ins w:id="203" w:author="kirill shustov" w:date="2019-05-24T19:32:00Z"/>
              <w:del w:id="204" w:author="Uchaev Maksim" w:date="2019-10-18T12:05:00Z"/>
              <w:rStyle w:val="aa"/>
              <w:rPrChange w:id="205" w:author="kirill shustov" w:date="2019-06-01T12:45:00Z">
                <w:rPr>
                  <w:ins w:id="206" w:author="kirill shustov" w:date="2019-05-24T19:32:00Z"/>
                  <w:del w:id="207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208" w:author="kirill shustov" w:date="2019-05-24T19:32:00Z">
            <w:del w:id="209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210" w:author="kirill shustov" w:date="2019-06-01T12:45:00Z">
                    <w:rPr>
                      <w:noProof/>
                    </w:rPr>
                  </w:rPrChange>
                </w:rPr>
                <w:delInstrText>HYPERLINK \l "_Toc9618767"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5D1052" w:rsidDel="00857024">
                <w:rPr>
                  <w:rStyle w:val="aa"/>
                  <w:noProof/>
                </w:rPr>
                <w:delText>2.6 Тестирование программного модуля «</w:delText>
              </w:r>
            </w:del>
          </w:ins>
          <w:ins w:id="211" w:author="kirill shustov" w:date="2019-05-31T20:38:00Z">
            <w:del w:id="212" w:author="Uchaev Maksim" w:date="2019-10-18T12:05:00Z">
              <w:r w:rsidR="003429F5" w:rsidDel="00857024">
                <w:rPr>
                  <w:rStyle w:val="aa"/>
                  <w:noProof/>
                </w:rPr>
                <w:delText>Р</w:delText>
              </w:r>
            </w:del>
          </w:ins>
          <w:ins w:id="213" w:author="kirill shustov" w:date="2019-05-24T19:32:00Z">
            <w:del w:id="214" w:author="Uchaev Maksim" w:date="2019-10-18T12:05:00Z">
              <w:r w:rsidRPr="005D1052" w:rsidDel="00857024">
                <w:rPr>
                  <w:rStyle w:val="aa"/>
                  <w:noProof/>
                </w:rPr>
                <w:delText>егистрация обращений граждан» методом «</w:delText>
              </w:r>
            </w:del>
          </w:ins>
          <w:ins w:id="215" w:author="kirill shustov" w:date="2019-05-31T20:38:00Z">
            <w:del w:id="216" w:author="Uchaev Maksim" w:date="2019-10-18T12:05:00Z">
              <w:r w:rsidR="003429F5" w:rsidDel="00857024">
                <w:rPr>
                  <w:rStyle w:val="aa"/>
                  <w:noProof/>
                </w:rPr>
                <w:delText>Б</w:delText>
              </w:r>
            </w:del>
          </w:ins>
          <w:ins w:id="217" w:author="kirill shustov" w:date="2019-05-24T19:32:00Z">
            <w:del w:id="218" w:author="Uchaev Maksim" w:date="2019-10-18T12:05:00Z">
              <w:r w:rsidRPr="005D1052" w:rsidDel="00857024">
                <w:rPr>
                  <w:rStyle w:val="aa"/>
                  <w:noProof/>
                </w:rPr>
                <w:delText>елый ящик»</w:delText>
              </w:r>
              <w:r w:rsidRPr="00A222F6" w:rsidDel="00857024">
                <w:rPr>
                  <w:rStyle w:val="aa"/>
                  <w:webHidden/>
                  <w:rPrChange w:id="219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220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221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_Toc9618767 \h </w:delInstrText>
              </w:r>
            </w:del>
          </w:ins>
          <w:del w:id="222" w:author="Uchaev Maksim" w:date="2019-10-18T12:05:00Z">
            <w:r w:rsidRPr="00A222F6" w:rsidDel="00857024">
              <w:rPr>
                <w:rStyle w:val="aa"/>
                <w:webHidden/>
                <w:rPrChange w:id="223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224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25" w:author="кирилл" w:date="2019-06-01T18:15:00Z">
            <w:del w:id="226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29</w:delText>
              </w:r>
            </w:del>
          </w:ins>
          <w:ins w:id="227" w:author="kirill shustov" w:date="2019-05-24T19:32:00Z">
            <w:del w:id="228" w:author="Uchaev Maksim" w:date="2019-10-18T12:05:00Z">
              <w:r w:rsidRPr="00A222F6" w:rsidDel="00857024">
                <w:rPr>
                  <w:rStyle w:val="aa"/>
                  <w:webHidden/>
                  <w:rPrChange w:id="229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19527F" w:rsidRPr="00A222F6" w:rsidDel="00857024" w:rsidRDefault="0019527F">
          <w:pPr>
            <w:pStyle w:val="21"/>
            <w:rPr>
              <w:ins w:id="230" w:author="kirill shustov" w:date="2019-05-24T19:32:00Z"/>
              <w:del w:id="231" w:author="Uchaev Maksim" w:date="2019-10-18T12:05:00Z"/>
              <w:rStyle w:val="aa"/>
              <w:rPrChange w:id="232" w:author="kirill shustov" w:date="2019-06-01T12:45:00Z">
                <w:rPr>
                  <w:ins w:id="233" w:author="kirill shustov" w:date="2019-05-24T19:32:00Z"/>
                  <w:del w:id="234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235" w:author="kirill shustov" w:date="2019-05-24T19:32:00Z">
            <w:del w:id="236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237" w:author="kirill shustov" w:date="2019-06-01T12:45:00Z">
                    <w:rPr>
                      <w:noProof/>
                    </w:rPr>
                  </w:rPrChange>
                </w:rPr>
                <w:delInstrText>HYPERLINK \l "_Toc9618768"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5D1052" w:rsidDel="00857024">
                <w:rPr>
                  <w:rStyle w:val="aa"/>
                  <w:noProof/>
                </w:rPr>
                <w:delText>Выводы по практической части</w:delText>
              </w:r>
              <w:r w:rsidRPr="00A222F6" w:rsidDel="00857024">
                <w:rPr>
                  <w:rStyle w:val="aa"/>
                  <w:webHidden/>
                  <w:rPrChange w:id="238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239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240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_Toc9618768 \h </w:delInstrText>
              </w:r>
            </w:del>
          </w:ins>
          <w:del w:id="241" w:author="Uchaev Maksim" w:date="2019-10-18T12:05:00Z">
            <w:r w:rsidRPr="00A222F6" w:rsidDel="00857024">
              <w:rPr>
                <w:rStyle w:val="aa"/>
                <w:webHidden/>
                <w:rPrChange w:id="242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243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44" w:author="кирилл" w:date="2019-06-01T18:15:00Z">
            <w:del w:id="245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30</w:delText>
              </w:r>
            </w:del>
          </w:ins>
          <w:ins w:id="246" w:author="kirill shustov" w:date="2019-05-24T19:32:00Z">
            <w:del w:id="247" w:author="Uchaev Maksim" w:date="2019-10-18T12:05:00Z">
              <w:r w:rsidRPr="00A222F6" w:rsidDel="00857024">
                <w:rPr>
                  <w:rStyle w:val="aa"/>
                  <w:webHidden/>
                  <w:rPrChange w:id="248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19527F" w:rsidRPr="00A222F6" w:rsidDel="00857024" w:rsidRDefault="0019527F">
          <w:pPr>
            <w:pStyle w:val="21"/>
            <w:rPr>
              <w:ins w:id="249" w:author="kirill shustov" w:date="2019-05-24T19:32:00Z"/>
              <w:del w:id="250" w:author="Uchaev Maksim" w:date="2019-10-18T12:05:00Z"/>
              <w:rStyle w:val="aa"/>
              <w:rPrChange w:id="251" w:author="kirill shustov" w:date="2019-06-01T12:45:00Z">
                <w:rPr>
                  <w:ins w:id="252" w:author="kirill shustov" w:date="2019-05-24T19:32:00Z"/>
                  <w:del w:id="253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254" w:author="kirill shustov" w:date="2019-05-24T19:32:00Z">
            <w:del w:id="255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256" w:author="kirill shustov" w:date="2019-06-01T12:45:00Z">
                    <w:rPr>
                      <w:noProof/>
                    </w:rPr>
                  </w:rPrChange>
                </w:rPr>
                <w:delInstrText>HYPERLINK \l "_Toc9618769"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A222F6" w:rsidDel="00857024">
                <w:rPr>
                  <w:rStyle w:val="aa"/>
                  <w:noProof/>
                  <w:rPrChange w:id="257" w:author="kirill shustov" w:date="2019-06-01T12:45:00Z">
                    <w:rPr>
                      <w:rStyle w:val="aa"/>
                      <w:caps/>
                      <w:noProof/>
                    </w:rPr>
                  </w:rPrChange>
                </w:rPr>
                <w:delText>З</w:delText>
              </w:r>
              <w:r w:rsidRPr="005D1052" w:rsidDel="00857024">
                <w:rPr>
                  <w:rStyle w:val="aa"/>
                  <w:noProof/>
                </w:rPr>
                <w:delText>аключение</w:delText>
              </w:r>
              <w:r w:rsidRPr="00A222F6" w:rsidDel="00857024">
                <w:rPr>
                  <w:rStyle w:val="aa"/>
                  <w:webHidden/>
                  <w:rPrChange w:id="258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259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260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_Toc9618769 \h </w:delInstrText>
              </w:r>
            </w:del>
          </w:ins>
          <w:del w:id="261" w:author="Uchaev Maksim" w:date="2019-10-18T12:05:00Z">
            <w:r w:rsidRPr="00A222F6" w:rsidDel="00857024">
              <w:rPr>
                <w:rStyle w:val="aa"/>
                <w:webHidden/>
                <w:rPrChange w:id="262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263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64" w:author="кирилл" w:date="2019-06-01T18:15:00Z">
            <w:del w:id="265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31</w:delText>
              </w:r>
            </w:del>
          </w:ins>
          <w:ins w:id="266" w:author="kirill shustov" w:date="2019-05-24T19:32:00Z">
            <w:del w:id="267" w:author="Uchaev Maksim" w:date="2019-10-18T12:05:00Z">
              <w:r w:rsidRPr="00A222F6" w:rsidDel="00857024">
                <w:rPr>
                  <w:rStyle w:val="aa"/>
                  <w:webHidden/>
                  <w:rPrChange w:id="268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19527F" w:rsidRPr="00A222F6" w:rsidDel="00857024" w:rsidRDefault="0019527F">
          <w:pPr>
            <w:pStyle w:val="21"/>
            <w:rPr>
              <w:ins w:id="269" w:author="kirill shustov" w:date="2019-05-24T19:32:00Z"/>
              <w:del w:id="270" w:author="Uchaev Maksim" w:date="2019-10-18T12:05:00Z"/>
              <w:rStyle w:val="aa"/>
              <w:rPrChange w:id="271" w:author="kirill shustov" w:date="2019-06-01T12:45:00Z">
                <w:rPr>
                  <w:ins w:id="272" w:author="kirill shustov" w:date="2019-05-24T19:32:00Z"/>
                  <w:del w:id="273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ins w:id="274" w:author="kirill shustov" w:date="2019-05-24T19:32:00Z">
            <w:del w:id="275" w:author="Uchaev Maksim" w:date="2019-10-18T12:05:00Z">
              <w:r w:rsidRPr="005D1052" w:rsidDel="00857024">
                <w:rPr>
                  <w:rStyle w:val="aa"/>
                  <w:noProof/>
                </w:rPr>
                <w:fldChar w:fldCharType="begin"/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A222F6" w:rsidDel="00857024">
                <w:rPr>
                  <w:rStyle w:val="aa"/>
                  <w:rPrChange w:id="276" w:author="kirill shustov" w:date="2019-06-01T12:45:00Z">
                    <w:rPr>
                      <w:noProof/>
                    </w:rPr>
                  </w:rPrChange>
                </w:rPr>
                <w:delInstrText>HYPERLINK \l "_Toc9618770"</w:delInstrText>
              </w:r>
              <w:r w:rsidRPr="005D1052" w:rsidDel="00857024">
                <w:rPr>
                  <w:rStyle w:val="aa"/>
                  <w:noProof/>
                </w:rPr>
                <w:delInstrText xml:space="preserve"> </w:delInstrText>
              </w:r>
              <w:r w:rsidRPr="005D1052" w:rsidDel="00857024">
                <w:rPr>
                  <w:rStyle w:val="aa"/>
                  <w:noProof/>
                </w:rPr>
                <w:fldChar w:fldCharType="separate"/>
              </w:r>
              <w:r w:rsidRPr="00A222F6" w:rsidDel="00857024">
                <w:rPr>
                  <w:rStyle w:val="aa"/>
                  <w:noProof/>
                  <w:rPrChange w:id="277" w:author="kirill shustov" w:date="2019-06-01T12:45:00Z">
                    <w:rPr>
                      <w:rStyle w:val="aa"/>
                      <w:caps/>
                      <w:noProof/>
                    </w:rPr>
                  </w:rPrChange>
                </w:rPr>
                <w:delText>С</w:delText>
              </w:r>
              <w:r w:rsidRPr="005D1052" w:rsidDel="00857024">
                <w:rPr>
                  <w:rStyle w:val="aa"/>
                  <w:noProof/>
                </w:rPr>
                <w:delText>писок использованных источников</w:delText>
              </w:r>
              <w:r w:rsidRPr="00A222F6" w:rsidDel="00857024">
                <w:rPr>
                  <w:rStyle w:val="aa"/>
                  <w:webHidden/>
                  <w:rPrChange w:id="278" w:author="kirill shustov" w:date="2019-06-01T12:45:00Z">
                    <w:rPr>
                      <w:noProof/>
                      <w:webHidden/>
                    </w:rPr>
                  </w:rPrChange>
                </w:rPr>
                <w:tab/>
              </w:r>
              <w:r w:rsidRPr="00A222F6" w:rsidDel="00857024">
                <w:rPr>
                  <w:rStyle w:val="aa"/>
                  <w:webHidden/>
                  <w:rPrChange w:id="279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begin"/>
              </w:r>
              <w:r w:rsidRPr="00A222F6" w:rsidDel="00857024">
                <w:rPr>
                  <w:rStyle w:val="aa"/>
                  <w:webHidden/>
                  <w:rPrChange w:id="280" w:author="kirill shustov" w:date="2019-06-01T12:45:00Z">
                    <w:rPr>
                      <w:noProof/>
                      <w:webHidden/>
                    </w:rPr>
                  </w:rPrChange>
                </w:rPr>
                <w:delInstrText xml:space="preserve"> PAGEREF _Toc9618770 \h </w:delInstrText>
              </w:r>
            </w:del>
          </w:ins>
          <w:del w:id="281" w:author="Uchaev Maksim" w:date="2019-10-18T12:05:00Z">
            <w:r w:rsidRPr="00A222F6" w:rsidDel="00857024">
              <w:rPr>
                <w:rStyle w:val="aa"/>
                <w:webHidden/>
                <w:rPrChange w:id="282" w:author="kirill shustov" w:date="2019-06-01T12:45:00Z">
                  <w:rPr>
                    <w:rStyle w:val="aa"/>
                    <w:webHidden/>
                  </w:rPr>
                </w:rPrChange>
              </w:rPr>
            </w:r>
            <w:r w:rsidRPr="00A222F6" w:rsidDel="00857024">
              <w:rPr>
                <w:rStyle w:val="aa"/>
                <w:webHidden/>
                <w:rPrChange w:id="283" w:author="kirill shustov" w:date="2019-06-01T12:45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84" w:author="кирилл" w:date="2019-06-01T18:15:00Z">
            <w:del w:id="285" w:author="Uchaev Maksim" w:date="2019-10-18T12:05:00Z">
              <w:r w:rsidR="00CF2270" w:rsidDel="00857024">
                <w:rPr>
                  <w:rStyle w:val="aa"/>
                  <w:noProof/>
                  <w:webHidden/>
                </w:rPr>
                <w:delText>32</w:delText>
              </w:r>
            </w:del>
          </w:ins>
          <w:ins w:id="286" w:author="kirill shustov" w:date="2019-05-24T19:32:00Z">
            <w:del w:id="287" w:author="Uchaev Maksim" w:date="2019-10-18T12:05:00Z">
              <w:r w:rsidRPr="00A222F6" w:rsidDel="00857024">
                <w:rPr>
                  <w:rStyle w:val="aa"/>
                  <w:webHidden/>
                  <w:rPrChange w:id="288" w:author="kirill shustov" w:date="2019-06-01T12:45:00Z">
                    <w:rPr>
                      <w:noProof/>
                      <w:webHidden/>
                    </w:rPr>
                  </w:rPrChange>
                </w:rPr>
                <w:fldChar w:fldCharType="end"/>
              </w:r>
              <w:r w:rsidRPr="005D1052" w:rsidDel="00857024">
                <w:rPr>
                  <w:rStyle w:val="aa"/>
                  <w:noProof/>
                </w:rPr>
                <w:fldChar w:fldCharType="end"/>
              </w:r>
            </w:del>
          </w:ins>
        </w:p>
        <w:p w:rsidR="00F978A0" w:rsidRPr="00A222F6" w:rsidDel="00857024" w:rsidRDefault="00F978A0">
          <w:pPr>
            <w:pStyle w:val="21"/>
            <w:rPr>
              <w:del w:id="289" w:author="Uchaev Maksim" w:date="2019-10-18T12:05:00Z"/>
              <w:rStyle w:val="aa"/>
              <w:rPrChange w:id="290" w:author="kirill shustov" w:date="2019-06-01T12:45:00Z">
                <w:rPr>
                  <w:del w:id="291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  <w:pPrChange w:id="292" w:author="kirill shustov" w:date="2019-06-01T16:30:00Z">
              <w:pPr>
                <w:pStyle w:val="11"/>
              </w:pPr>
            </w:pPrChange>
          </w:pPr>
        </w:p>
        <w:p w:rsidR="00F978A0" w:rsidRPr="00A222F6" w:rsidDel="00857024" w:rsidRDefault="00F978A0">
          <w:pPr>
            <w:pStyle w:val="21"/>
            <w:rPr>
              <w:del w:id="293" w:author="Uchaev Maksim" w:date="2019-10-18T12:05:00Z"/>
              <w:rStyle w:val="aa"/>
              <w:rPrChange w:id="294" w:author="kirill shustov" w:date="2019-06-01T12:45:00Z">
                <w:rPr>
                  <w:del w:id="295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296" w:author="Uchaev Maksim" w:date="2019-10-18T12:05:00Z">
            <w:r w:rsidRPr="00A222F6" w:rsidDel="00857024">
              <w:rPr>
                <w:rStyle w:val="aa"/>
                <w:noProof/>
              </w:rPr>
              <w:delText>2.4 Руководство пользователя программного модуля «регистрация обращений граждан»</w:delText>
            </w:r>
            <w:r w:rsidRPr="00A222F6" w:rsidDel="00857024">
              <w:rPr>
                <w:rStyle w:val="aa"/>
                <w:webHidden/>
                <w:rPrChange w:id="297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25</w:delText>
            </w:r>
          </w:del>
        </w:p>
        <w:p w:rsidR="00F978A0" w:rsidRPr="00A222F6" w:rsidDel="00857024" w:rsidRDefault="00F978A0">
          <w:pPr>
            <w:pStyle w:val="21"/>
            <w:rPr>
              <w:del w:id="298" w:author="Uchaev Maksim" w:date="2019-10-18T12:05:00Z"/>
              <w:rStyle w:val="aa"/>
              <w:rPrChange w:id="299" w:author="kirill shustov" w:date="2019-06-01T12:45:00Z">
                <w:rPr>
                  <w:del w:id="300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301" w:author="Uchaev Maksim" w:date="2019-10-18T12:05:00Z">
            <w:r w:rsidRPr="00A222F6" w:rsidDel="00857024">
              <w:rPr>
                <w:rStyle w:val="aa"/>
                <w:noProof/>
              </w:rPr>
              <w:delText>2.5 Тестирование методом «черного ящика» программного модуля «регистрация обращений граждан»</w:delText>
            </w:r>
            <w:r w:rsidRPr="00A222F6" w:rsidDel="00857024">
              <w:rPr>
                <w:rStyle w:val="aa"/>
                <w:webHidden/>
                <w:rPrChange w:id="302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30</w:delText>
            </w:r>
          </w:del>
        </w:p>
        <w:p w:rsidR="00F978A0" w:rsidRPr="00A222F6" w:rsidDel="00857024" w:rsidRDefault="00F978A0">
          <w:pPr>
            <w:pStyle w:val="21"/>
            <w:rPr>
              <w:del w:id="303" w:author="Uchaev Maksim" w:date="2019-10-18T12:05:00Z"/>
              <w:rStyle w:val="aa"/>
              <w:rPrChange w:id="304" w:author="kirill shustov" w:date="2019-06-01T12:45:00Z">
                <w:rPr>
                  <w:del w:id="305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306" w:author="Uchaev Maksim" w:date="2019-10-18T12:05:00Z">
            <w:r w:rsidRPr="00A222F6" w:rsidDel="00857024">
              <w:rPr>
                <w:rStyle w:val="aa"/>
                <w:noProof/>
              </w:rPr>
              <w:delText>2.6 Тестирование программного модуля «регистрация обращений граждан» методом «белого ящика»</w:delText>
            </w:r>
            <w:r w:rsidRPr="00A222F6" w:rsidDel="00857024">
              <w:rPr>
                <w:rStyle w:val="aa"/>
                <w:webHidden/>
                <w:rPrChange w:id="307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32</w:delText>
            </w:r>
          </w:del>
        </w:p>
        <w:p w:rsidR="00F978A0" w:rsidRPr="00A222F6" w:rsidDel="00857024" w:rsidRDefault="00F978A0">
          <w:pPr>
            <w:pStyle w:val="21"/>
            <w:rPr>
              <w:del w:id="308" w:author="Uchaev Maksim" w:date="2019-10-18T12:05:00Z"/>
              <w:rStyle w:val="aa"/>
              <w:rPrChange w:id="309" w:author="kirill shustov" w:date="2019-06-01T12:45:00Z">
                <w:rPr>
                  <w:del w:id="310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311" w:author="Uchaev Maksim" w:date="2019-10-18T12:05:00Z">
            <w:r w:rsidRPr="00A222F6" w:rsidDel="00857024">
              <w:rPr>
                <w:rStyle w:val="aa"/>
                <w:noProof/>
              </w:rPr>
              <w:delText>Выводы по практической части</w:delText>
            </w:r>
            <w:r w:rsidRPr="00A222F6" w:rsidDel="00857024">
              <w:rPr>
                <w:rStyle w:val="aa"/>
                <w:webHidden/>
                <w:rPrChange w:id="312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34</w:delText>
            </w:r>
          </w:del>
        </w:p>
        <w:p w:rsidR="00F978A0" w:rsidRPr="00A222F6" w:rsidDel="00857024" w:rsidRDefault="00F978A0">
          <w:pPr>
            <w:pStyle w:val="21"/>
            <w:rPr>
              <w:del w:id="313" w:author="Uchaev Maksim" w:date="2019-10-18T12:05:00Z"/>
              <w:rStyle w:val="aa"/>
              <w:rPrChange w:id="314" w:author="kirill shustov" w:date="2019-06-01T12:45:00Z">
                <w:rPr>
                  <w:del w:id="315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316" w:author="Uchaev Maksim" w:date="2019-10-18T12:05:00Z">
            <w:r w:rsidRPr="00A222F6" w:rsidDel="00857024">
              <w:rPr>
                <w:rStyle w:val="aa"/>
                <w:noProof/>
              </w:rPr>
              <w:delText>Заключение</w:delText>
            </w:r>
            <w:r w:rsidRPr="00A222F6" w:rsidDel="00857024">
              <w:rPr>
                <w:rStyle w:val="aa"/>
                <w:webHidden/>
                <w:rPrChange w:id="317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35</w:delText>
            </w:r>
          </w:del>
        </w:p>
        <w:p w:rsidR="00F978A0" w:rsidRPr="00A222F6" w:rsidDel="00857024" w:rsidRDefault="00F978A0">
          <w:pPr>
            <w:pStyle w:val="21"/>
            <w:rPr>
              <w:del w:id="318" w:author="Uchaev Maksim" w:date="2019-10-18T12:05:00Z"/>
              <w:rStyle w:val="aa"/>
              <w:rPrChange w:id="319" w:author="kirill shustov" w:date="2019-06-01T12:45:00Z">
                <w:rPr>
                  <w:del w:id="320" w:author="Uchaev Maksim" w:date="2019-10-18T12:05:00Z"/>
                  <w:rFonts w:asciiTheme="minorHAnsi" w:eastAsiaTheme="minorEastAsia" w:hAnsiTheme="minorHAnsi"/>
                  <w:noProof/>
                  <w:sz w:val="22"/>
                  <w:lang w:eastAsia="ru-RU"/>
                </w:rPr>
              </w:rPrChange>
            </w:rPr>
          </w:pPr>
          <w:del w:id="321" w:author="Uchaev Maksim" w:date="2019-10-18T12:05:00Z">
            <w:r w:rsidRPr="00A222F6" w:rsidDel="00857024">
              <w:rPr>
                <w:rStyle w:val="aa"/>
                <w:noProof/>
              </w:rPr>
              <w:delText>Список использованных источников</w:delText>
            </w:r>
            <w:r w:rsidRPr="00A222F6" w:rsidDel="00857024">
              <w:rPr>
                <w:rStyle w:val="aa"/>
                <w:webHidden/>
                <w:rPrChange w:id="322" w:author="kirill shustov" w:date="2019-06-01T12:45:00Z">
                  <w:rPr>
                    <w:noProof/>
                    <w:webHidden/>
                  </w:rPr>
                </w:rPrChange>
              </w:rPr>
              <w:tab/>
              <w:delText>36</w:delText>
            </w:r>
          </w:del>
        </w:p>
        <w:p w:rsidR="00F47276" w:rsidDel="00857024" w:rsidRDefault="00F47276">
          <w:pPr>
            <w:pStyle w:val="21"/>
            <w:rPr>
              <w:del w:id="323" w:author="Uchaev Maksim" w:date="2019-10-18T12:05:00Z"/>
            </w:rPr>
            <w:pPrChange w:id="324" w:author="kirill shustov" w:date="2019-06-01T16:30:00Z">
              <w:pPr>
                <w:tabs>
                  <w:tab w:val="right" w:leader="dot" w:pos="9356"/>
                </w:tabs>
              </w:pPr>
            </w:pPrChange>
          </w:pPr>
          <w:del w:id="325" w:author="Uchaev Maksim" w:date="2019-10-18T12:05:00Z">
            <w:r w:rsidRPr="00A222F6" w:rsidDel="00857024">
              <w:rPr>
                <w:rStyle w:val="aa"/>
                <w:noProof/>
                <w:rPrChange w:id="326" w:author="kirill shustov" w:date="2019-06-01T12:45:00Z">
                  <w:rPr/>
                </w:rPrChange>
              </w:rPr>
              <w:fldChar w:fldCharType="end"/>
            </w:r>
          </w:del>
        </w:p>
        <w:customXmlDelRangeStart w:id="327" w:author="Uchaev Maksim" w:date="2019-10-18T12:05:00Z"/>
      </w:sdtContent>
    </w:sdt>
    <w:customXmlDelRangeEnd w:id="327"/>
    <w:p w:rsidR="0010447C" w:rsidDel="00857024" w:rsidRDefault="0010447C" w:rsidP="00FD65DB">
      <w:pPr>
        <w:tabs>
          <w:tab w:val="left" w:pos="6030"/>
        </w:tabs>
        <w:ind w:left="964"/>
        <w:rPr>
          <w:del w:id="328" w:author="Uchaev Maksim" w:date="2019-10-18T12:05:00Z"/>
          <w:rFonts w:ascii="Times New Roman" w:hAnsi="Times New Roman" w:cs="Times New Roman"/>
          <w:sz w:val="28"/>
          <w:szCs w:val="28"/>
        </w:rPr>
      </w:pPr>
    </w:p>
    <w:p w:rsidR="0010447C" w:rsidDel="00857024" w:rsidRDefault="0010447C" w:rsidP="00C45649">
      <w:pPr>
        <w:pStyle w:val="111"/>
        <w:spacing w:after="840"/>
        <w:rPr>
          <w:del w:id="329" w:author="Uchaev Maksim" w:date="2019-10-18T12:05:00Z"/>
        </w:rPr>
        <w:sectPr w:rsidR="0010447C" w:rsidDel="00857024" w:rsidSect="00983A8A">
          <w:footerReference w:type="default" r:id="rId9"/>
          <w:pgSz w:w="11906" w:h="16838"/>
          <w:pgMar w:top="284" w:right="284" w:bottom="284" w:left="1134" w:header="680" w:footer="680" w:gutter="0"/>
          <w:pg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pgBorders>
          <w:cols w:space="708"/>
          <w:docGrid w:linePitch="360"/>
        </w:sectPr>
      </w:pPr>
      <w:bookmarkStart w:id="332" w:name="_Toc8027418"/>
      <w:bookmarkStart w:id="333" w:name="_Toc9524348"/>
    </w:p>
    <w:p w:rsidR="0097429B" w:rsidDel="00857024" w:rsidRDefault="0097429B" w:rsidP="0097429B">
      <w:pPr>
        <w:pStyle w:val="111"/>
        <w:spacing w:after="360"/>
        <w:rPr>
          <w:del w:id="334" w:author="Uchaev Maksim" w:date="2019-10-18T12:05:00Z"/>
        </w:rPr>
      </w:pPr>
      <w:bookmarkStart w:id="335" w:name="_Toc9525064"/>
    </w:p>
    <w:p w:rsidR="00895249" w:rsidDel="00857024" w:rsidRDefault="00FD65DB">
      <w:pPr>
        <w:pStyle w:val="111"/>
        <w:spacing w:after="700"/>
        <w:rPr>
          <w:del w:id="336" w:author="Uchaev Maksim" w:date="2019-10-18T12:05:00Z"/>
        </w:rPr>
        <w:pPrChange w:id="337" w:author="kirill shustov" w:date="2019-05-24T21:04:00Z">
          <w:pPr>
            <w:pStyle w:val="111"/>
          </w:pPr>
        </w:pPrChange>
      </w:pPr>
      <w:bookmarkStart w:id="338" w:name="_Toc9528675"/>
      <w:bookmarkStart w:id="339" w:name="_Toc9581288"/>
      <w:bookmarkStart w:id="340" w:name="_Toc9618752"/>
      <w:del w:id="341" w:author="Uchaev Maksim" w:date="2019-10-18T12:05:00Z">
        <w:r w:rsidDel="00857024">
          <w:delText>ВВЕДЕНИЕ</w:delText>
        </w:r>
        <w:bookmarkEnd w:id="332"/>
        <w:bookmarkEnd w:id="333"/>
        <w:bookmarkEnd w:id="335"/>
        <w:bookmarkEnd w:id="338"/>
        <w:bookmarkEnd w:id="339"/>
        <w:bookmarkEnd w:id="340"/>
      </w:del>
    </w:p>
    <w:p w:rsidR="00F14069" w:rsidDel="00857024" w:rsidRDefault="00F14069" w:rsidP="00F14069">
      <w:pPr>
        <w:pStyle w:val="123"/>
        <w:rPr>
          <w:del w:id="342" w:author="Uchaev Maksim" w:date="2019-10-18T12:05:00Z"/>
        </w:rPr>
      </w:pPr>
      <w:del w:id="343" w:author="Uchaev Maksim" w:date="2019-10-18T12:05:00Z">
        <w:r w:rsidDel="00857024">
          <w:delText>В соответствии с федеральным законом «О порядке рассмотрения обращений граждан Российской федерации» государственные и муниципальные организации обязаны принимать и обрабатывать различные виды обращений граждан Российской Федерации, иностранных граждан и лиц без гражданства.</w:delText>
        </w:r>
      </w:del>
    </w:p>
    <w:p w:rsidR="00895249" w:rsidDel="00857024" w:rsidRDefault="00FD65DB" w:rsidP="00F14069">
      <w:pPr>
        <w:pStyle w:val="123"/>
        <w:rPr>
          <w:del w:id="344" w:author="Uchaev Maksim" w:date="2019-10-18T12:05:00Z"/>
        </w:rPr>
      </w:pPr>
      <w:del w:id="345" w:author="Uchaev Maksim" w:date="2019-10-18T12:05:00Z">
        <w:r w:rsidDel="00857024">
          <w:delText>Регистрация обращений граждан представляет собой устное или письменное заявление, которое в следующую очередь переходит в стадию обработки. Работа с обращениями граждан очень сложная и кропотливая, к которой нельзя относиться пренебрежительно. Так как в каждых предложениях и жалобах можно найти много идей</w:delText>
        </w:r>
        <w:r w:rsidR="00F14069" w:rsidDel="00857024">
          <w:delText>,</w:delText>
        </w:r>
        <w:r w:rsidDel="00857024">
          <w:delText xml:space="preserve"> которые помогут улучшить эффективность работы организации.</w:delText>
        </w:r>
      </w:del>
    </w:p>
    <w:p w:rsidR="00FD65DB" w:rsidRPr="00F0404C" w:rsidDel="00857024" w:rsidRDefault="00FD65DB" w:rsidP="00B216CF">
      <w:pPr>
        <w:pStyle w:val="123"/>
        <w:rPr>
          <w:del w:id="346" w:author="Uchaev Maksim" w:date="2019-10-18T12:05:00Z"/>
        </w:rPr>
      </w:pPr>
      <w:del w:id="347" w:author="Uchaev Maksim" w:date="2019-10-18T12:05:00Z">
        <w:r w:rsidRPr="00F0404C" w:rsidDel="00857024">
          <w:delText xml:space="preserve">Актуальность </w:delText>
        </w:r>
        <w:r w:rsidR="00464C9F" w:rsidRPr="00F0404C" w:rsidDel="00857024">
          <w:delText>проекта</w:delText>
        </w:r>
        <w:r w:rsidRPr="00F0404C" w:rsidDel="00857024">
          <w:delText xml:space="preserve"> заключается в </w:delText>
        </w:r>
        <w:r w:rsidR="00F14069" w:rsidRPr="00F0404C" w:rsidDel="00857024">
          <w:delText>автоматизации</w:delText>
        </w:r>
        <w:r w:rsidR="00464C9F" w:rsidRPr="00F0404C" w:rsidDel="00857024">
          <w:delText xml:space="preserve"> процесса обработки обращений граждан </w:delText>
        </w:r>
        <w:r w:rsidR="00302648" w:rsidRPr="00F0404C" w:rsidDel="00857024">
          <w:delText>государственными органами</w:delText>
        </w:r>
        <w:r w:rsidR="000A401A" w:rsidRPr="00F0404C" w:rsidDel="00857024">
          <w:delText xml:space="preserve"> местного самоуправления</w:delText>
        </w:r>
        <w:r w:rsidR="00464C9F" w:rsidRPr="00F0404C" w:rsidDel="00857024">
          <w:delText>.</w:delText>
        </w:r>
      </w:del>
    </w:p>
    <w:p w:rsidR="00FD65DB" w:rsidRPr="00F0404C" w:rsidDel="00857024" w:rsidRDefault="00FD65DB" w:rsidP="00464C9F">
      <w:pPr>
        <w:pStyle w:val="123"/>
        <w:rPr>
          <w:del w:id="348" w:author="Uchaev Maksim" w:date="2019-10-18T12:05:00Z"/>
        </w:rPr>
      </w:pPr>
      <w:del w:id="349" w:author="Uchaev Maksim" w:date="2019-10-18T12:05:00Z">
        <w:r w:rsidRPr="00F0404C" w:rsidDel="00857024">
          <w:delText>Проблематика курсового проекта</w:delText>
        </w:r>
        <w:r w:rsidR="00302648" w:rsidRPr="00F0404C" w:rsidDel="00857024">
          <w:delText xml:space="preserve"> является большое количество обращений. Граждане все чаще и чаще обращаются в государственные органы и органы местного самоуправления. Для того</w:delText>
        </w:r>
        <w:r w:rsidR="00F0404C" w:rsidRPr="00F0404C" w:rsidDel="00857024">
          <w:delText>,</w:delText>
        </w:r>
        <w:r w:rsidR="00302648" w:rsidRPr="00F0404C" w:rsidDel="00857024">
          <w:delText xml:space="preserve"> чтобы упростить обработку обращений и их запись надо оптимизировать данный процесс.</w:delText>
        </w:r>
      </w:del>
    </w:p>
    <w:p w:rsidR="00FD65DB" w:rsidDel="00857024" w:rsidRDefault="00FD65DB" w:rsidP="00AC4C1C">
      <w:pPr>
        <w:pStyle w:val="123"/>
        <w:rPr>
          <w:del w:id="350" w:author="Uchaev Maksim" w:date="2019-10-18T12:05:00Z"/>
        </w:rPr>
      </w:pPr>
      <w:del w:id="351" w:author="Uchaev Maksim" w:date="2019-10-18T12:05:00Z">
        <w:r w:rsidDel="00857024">
          <w:delText>Целью курсово</w:delText>
        </w:r>
        <w:r w:rsidR="000A401A" w:rsidDel="00857024">
          <w:delText>го</w:delText>
        </w:r>
        <w:r w:rsidDel="00857024">
          <w:delText xml:space="preserve"> </w:delText>
        </w:r>
        <w:r w:rsidR="000A401A" w:rsidDel="00857024">
          <w:delText>проекта</w:delText>
        </w:r>
        <w:r w:rsidDel="00857024">
          <w:delText xml:space="preserve"> является разработка программного модуля «Регистрация обращений граждан».</w:delText>
        </w:r>
      </w:del>
    </w:p>
    <w:p w:rsidR="00FD65DB" w:rsidRPr="00B03F96" w:rsidDel="00857024" w:rsidRDefault="00FD65DB" w:rsidP="00AC4C1C">
      <w:pPr>
        <w:pStyle w:val="123"/>
        <w:rPr>
          <w:del w:id="352" w:author="Uchaev Maksim" w:date="2019-10-18T12:05:00Z"/>
        </w:rPr>
      </w:pPr>
      <w:del w:id="353" w:author="Uchaev Maksim" w:date="2019-10-18T12:05:00Z">
        <w:r w:rsidDel="00857024">
          <w:delText>Для достижения данной цели необходимо выполнить следующие задачи</w:delText>
        </w:r>
        <w:r w:rsidRPr="00B03F96" w:rsidDel="00857024">
          <w:delText>:</w:delText>
        </w:r>
      </w:del>
    </w:p>
    <w:p w:rsidR="00FD65DB" w:rsidRPr="00AC4C1C" w:rsidDel="00857024" w:rsidRDefault="00FD65DB" w:rsidP="00723356">
      <w:pPr>
        <w:pStyle w:val="123"/>
        <w:rPr>
          <w:del w:id="354" w:author="Uchaev Maksim" w:date="2019-10-18T12:05:00Z"/>
        </w:rPr>
      </w:pPr>
      <w:del w:id="355" w:author="Uchaev Maksim" w:date="2019-10-18T12:05:00Z">
        <w:r w:rsidRPr="00AC4C1C" w:rsidDel="00857024">
          <w:delText xml:space="preserve">- </w:delText>
        </w:r>
        <w:r w:rsidR="00464C9F" w:rsidRPr="00AC4C1C" w:rsidDel="00857024">
          <w:delText xml:space="preserve">описать предметную область </w:delText>
        </w:r>
        <w:r w:rsidR="00AC4C1C" w:rsidRPr="00AC4C1C" w:rsidDel="00857024">
          <w:delText>модуля «Регистрация обращений граждан»</w:delText>
        </w:r>
        <w:r w:rsidR="00464C9F" w:rsidRPr="00AC4C1C" w:rsidDel="00857024">
          <w:delText>;</w:delText>
        </w:r>
      </w:del>
    </w:p>
    <w:p w:rsidR="00FD65DB" w:rsidDel="00857024" w:rsidRDefault="00464C9F" w:rsidP="00723356">
      <w:pPr>
        <w:pStyle w:val="123"/>
        <w:rPr>
          <w:del w:id="356" w:author="Uchaev Maksim" w:date="2019-10-18T12:05:00Z"/>
        </w:rPr>
      </w:pPr>
      <w:del w:id="357" w:author="Uchaev Maksim" w:date="2019-10-18T12:05:00Z">
        <w:r w:rsidDel="00857024">
          <w:delText>- описа</w:delText>
        </w:r>
        <w:r w:rsidR="00D73496" w:rsidDel="00857024">
          <w:delText>ть входные / выходные параметры</w:delText>
        </w:r>
        <w:r w:rsidR="00F0404C" w:rsidDel="00857024">
          <w:delText xml:space="preserve"> </w:delText>
        </w:r>
        <w:r w:rsidR="00F0404C" w:rsidRPr="00AC4C1C" w:rsidDel="00857024">
          <w:delText>модуля «Регистрация обращений граждан»</w:delText>
        </w:r>
        <w:r w:rsidR="00D73496" w:rsidDel="00857024">
          <w:delText>;</w:delText>
        </w:r>
      </w:del>
    </w:p>
    <w:p w:rsidR="00AC4C1C" w:rsidDel="00857024" w:rsidRDefault="00464C9F" w:rsidP="00F0404C">
      <w:pPr>
        <w:pStyle w:val="123"/>
        <w:rPr>
          <w:del w:id="358" w:author="Uchaev Maksim" w:date="2019-10-18T12:05:00Z"/>
        </w:rPr>
      </w:pPr>
      <w:del w:id="359" w:author="Uchaev Maksim" w:date="2019-10-18T12:05:00Z">
        <w:r w:rsidRPr="00AC4C1C" w:rsidDel="00857024">
          <w:delText xml:space="preserve">- описать логику функционирования </w:delText>
        </w:r>
        <w:r w:rsidR="00AC4C1C" w:rsidRPr="00AC4C1C" w:rsidDel="00857024">
          <w:delText>модуля «Регистрация обращений граждан».</w:delText>
        </w:r>
        <w:r w:rsidR="00D73496" w:rsidRPr="00AC4C1C" w:rsidDel="00857024">
          <w:delText>;</w:delText>
        </w:r>
      </w:del>
    </w:p>
    <w:p w:rsidR="00AC4C1C" w:rsidDel="00857024" w:rsidRDefault="00464C9F">
      <w:pPr>
        <w:pStyle w:val="123"/>
        <w:tabs>
          <w:tab w:val="left" w:pos="851"/>
        </w:tabs>
        <w:jc w:val="left"/>
        <w:rPr>
          <w:del w:id="360" w:author="Uchaev Maksim" w:date="2019-10-18T12:05:00Z"/>
        </w:rPr>
        <w:pPrChange w:id="361" w:author="kirill shustov" w:date="2019-05-24T19:40:00Z">
          <w:pPr>
            <w:pStyle w:val="123"/>
            <w:jc w:val="left"/>
          </w:pPr>
        </w:pPrChange>
      </w:pPr>
      <w:del w:id="362" w:author="Uchaev Maksim" w:date="2019-10-18T12:05:00Z">
        <w:r w:rsidDel="00857024">
          <w:delText xml:space="preserve">- </w:delText>
        </w:r>
      </w:del>
      <w:ins w:id="363" w:author="kirill shustov" w:date="2019-05-24T19:40:00Z">
        <w:del w:id="364" w:author="Uchaev Maksim" w:date="2019-10-18T12:05:00Z">
          <w:r w:rsidR="00590295" w:rsidDel="00857024">
            <w:delText xml:space="preserve">  </w:delText>
          </w:r>
        </w:del>
      </w:ins>
      <w:del w:id="365" w:author="Uchaev Maksim" w:date="2019-10-18T12:05:00Z">
        <w:r w:rsidDel="00857024">
          <w:delText xml:space="preserve">разработать </w:delText>
        </w:r>
        <w:r w:rsidR="00D73496" w:rsidDel="00857024">
          <w:delText xml:space="preserve">интерфейс </w:delText>
        </w:r>
        <w:r w:rsidR="00F0404C" w:rsidRPr="00AC4C1C" w:rsidDel="00857024">
          <w:delText>модуля «Регистрация обращений граждан»</w:delText>
        </w:r>
        <w:r w:rsidR="00D73496" w:rsidDel="00857024">
          <w:delText>;</w:delText>
        </w:r>
      </w:del>
    </w:p>
    <w:p w:rsidR="0097429B" w:rsidDel="00857024" w:rsidRDefault="0097429B" w:rsidP="00723356">
      <w:pPr>
        <w:pStyle w:val="123"/>
        <w:rPr>
          <w:del w:id="366" w:author="Uchaev Maksim" w:date="2019-10-18T12:05:00Z"/>
        </w:rPr>
      </w:pPr>
    </w:p>
    <w:p w:rsidR="0097429B" w:rsidDel="00857024" w:rsidRDefault="0097429B" w:rsidP="0097429B">
      <w:pPr>
        <w:pStyle w:val="123"/>
        <w:rPr>
          <w:del w:id="367" w:author="Uchaev Maksim" w:date="2019-10-18T12:05:00Z"/>
        </w:rPr>
      </w:pPr>
    </w:p>
    <w:p w:rsidR="0097429B" w:rsidDel="00857024" w:rsidRDefault="0097429B" w:rsidP="0097429B">
      <w:pPr>
        <w:pStyle w:val="123"/>
        <w:spacing w:after="360"/>
        <w:rPr>
          <w:del w:id="368" w:author="Uchaev Maksim" w:date="2019-10-18T12:05:00Z"/>
        </w:rPr>
      </w:pPr>
    </w:p>
    <w:p w:rsidR="00467EDB" w:rsidDel="00857024" w:rsidRDefault="00467EDB" w:rsidP="00467EDB">
      <w:pPr>
        <w:pStyle w:val="123"/>
        <w:spacing w:after="240"/>
        <w:rPr>
          <w:del w:id="369" w:author="Uchaev Maksim" w:date="2019-10-18T12:05:00Z"/>
        </w:rPr>
      </w:pPr>
    </w:p>
    <w:p w:rsidR="00783313" w:rsidDel="00857024" w:rsidRDefault="00464C9F" w:rsidP="0097429B">
      <w:pPr>
        <w:pStyle w:val="123"/>
        <w:rPr>
          <w:ins w:id="370" w:author="kirill shustov" w:date="2019-05-24T11:09:00Z"/>
          <w:del w:id="371" w:author="Uchaev Maksim" w:date="2019-10-18T12:05:00Z"/>
        </w:rPr>
      </w:pPr>
      <w:del w:id="372" w:author="Uchaev Maksim" w:date="2019-10-18T12:05:00Z">
        <w:r w:rsidDel="00857024">
          <w:delText>-</w:delText>
        </w:r>
        <w:r w:rsidR="009D7DCB" w:rsidRPr="009D7DCB" w:rsidDel="00857024">
          <w:delText xml:space="preserve"> </w:delText>
        </w:r>
        <w:r w:rsidDel="00857024">
          <w:delText>написать инструкции для пользо</w:delText>
        </w:r>
        <w:r w:rsidR="00D73496" w:rsidDel="00857024">
          <w:delText>вателя</w:delText>
        </w:r>
      </w:del>
      <w:ins w:id="373" w:author="kirill shustov" w:date="2019-05-24T19:42:00Z">
        <w:del w:id="374" w:author="Uchaev Maksim" w:date="2019-10-18T12:05:00Z">
          <w:r w:rsidR="00590295" w:rsidDel="00857024">
            <w:delText xml:space="preserve"> программного</w:delText>
          </w:r>
        </w:del>
      </w:ins>
      <w:del w:id="375" w:author="Uchaev Maksim" w:date="2019-10-18T12:05:00Z">
        <w:r w:rsidR="00D73496" w:rsidDel="00857024">
          <w:delText xml:space="preserve"> и администратора </w:delText>
        </w:r>
        <w:r w:rsidR="00F0404C" w:rsidRPr="00AC4C1C" w:rsidDel="00857024">
          <w:delText>модуля «Регистрация обращений граждан»</w:delText>
        </w:r>
        <w:r w:rsidR="00D73496" w:rsidDel="00857024">
          <w:delText>;</w:delText>
        </w:r>
      </w:del>
    </w:p>
    <w:p w:rsidR="0090778B" w:rsidDel="00857024" w:rsidRDefault="0090778B" w:rsidP="0097429B">
      <w:pPr>
        <w:pStyle w:val="123"/>
        <w:rPr>
          <w:ins w:id="376" w:author="kirill shustov" w:date="2019-05-24T11:09:00Z"/>
          <w:del w:id="377" w:author="Uchaev Maksim" w:date="2019-10-18T12:05:00Z"/>
        </w:rPr>
      </w:pPr>
    </w:p>
    <w:p w:rsidR="0090778B" w:rsidDel="00857024" w:rsidRDefault="0090778B" w:rsidP="0097429B">
      <w:pPr>
        <w:pStyle w:val="123"/>
        <w:rPr>
          <w:del w:id="378" w:author="Uchaev Maksim" w:date="2019-10-18T12:05:00Z"/>
        </w:rPr>
      </w:pPr>
    </w:p>
    <w:p w:rsidR="00FD65DB" w:rsidRPr="00F0404C" w:rsidDel="00857024" w:rsidRDefault="00464C9F" w:rsidP="00783313">
      <w:pPr>
        <w:pStyle w:val="123"/>
        <w:rPr>
          <w:del w:id="379" w:author="Uchaev Maksim" w:date="2019-10-18T12:05:00Z"/>
        </w:rPr>
      </w:pPr>
      <w:del w:id="380" w:author="Uchaev Maksim" w:date="2019-10-18T12:05:00Z">
        <w:r w:rsidRPr="00F0404C" w:rsidDel="00857024">
          <w:delText>-</w:delText>
        </w:r>
        <w:r w:rsidR="00AC4C1C" w:rsidRPr="00F0404C" w:rsidDel="00857024">
          <w:delText xml:space="preserve"> </w:delText>
        </w:r>
        <w:r w:rsidRPr="00F0404C" w:rsidDel="00857024">
          <w:delText>провес</w:delText>
        </w:r>
        <w:r w:rsidR="00FD65DB" w:rsidRPr="00F0404C" w:rsidDel="00857024">
          <w:delText>ти тестирование</w:delText>
        </w:r>
        <w:r w:rsidR="00AC4C1C" w:rsidRPr="00F0404C" w:rsidDel="00857024">
          <w:delText xml:space="preserve"> модуля «Регистрация обращений граждан»</w:delText>
        </w:r>
        <w:r w:rsidR="00FD65DB" w:rsidRPr="00F0404C" w:rsidDel="00857024">
          <w:delText>.</w:delText>
        </w:r>
      </w:del>
    </w:p>
    <w:p w:rsidR="00FD65DB" w:rsidRPr="00C45649" w:rsidDel="00857024" w:rsidRDefault="00FD65DB" w:rsidP="00723356">
      <w:pPr>
        <w:pStyle w:val="123"/>
        <w:rPr>
          <w:del w:id="381" w:author="Uchaev Maksim" w:date="2019-10-18T12:05:00Z"/>
        </w:rPr>
      </w:pPr>
      <w:del w:id="382" w:author="Uchaev Maksim" w:date="2019-10-18T12:05:00Z">
        <w:r w:rsidDel="00857024">
          <w:delText>Объектом курсово</w:delText>
        </w:r>
        <w:r w:rsidR="00D73496" w:rsidDel="00857024">
          <w:delText xml:space="preserve">го проекта </w:delText>
        </w:r>
        <w:r w:rsidDel="00857024">
          <w:delText xml:space="preserve">является </w:delText>
        </w:r>
        <w:r w:rsidR="00D73496" w:rsidDel="00857024">
          <w:delText>программирование в среде</w:delText>
        </w:r>
        <w:r w:rsidR="003C035E" w:rsidRPr="003C035E" w:rsidDel="00857024">
          <w:delText xml:space="preserve"> </w:delText>
        </w:r>
        <w:r w:rsidR="00C45649" w:rsidDel="00857024">
          <w:rPr>
            <w:lang w:val="en-US"/>
          </w:rPr>
          <w:delText>V</w:delText>
        </w:r>
        <w:r w:rsidR="003C035E" w:rsidRPr="003C035E" w:rsidDel="00857024">
          <w:delText xml:space="preserve">isual </w:delText>
        </w:r>
        <w:r w:rsidR="00C45649" w:rsidDel="00857024">
          <w:rPr>
            <w:lang w:val="en-US"/>
          </w:rPr>
          <w:delText>S</w:delText>
        </w:r>
        <w:r w:rsidR="003C035E" w:rsidRPr="003C035E" w:rsidDel="00857024">
          <w:delText>tudio</w:delText>
        </w:r>
        <w:r w:rsidR="00C45649" w:rsidDel="00857024">
          <w:delText xml:space="preserve"> 2017, базы данных </w:delText>
        </w:r>
        <w:r w:rsidR="00C45649" w:rsidDel="00857024">
          <w:rPr>
            <w:lang w:val="en-US"/>
          </w:rPr>
          <w:delText>MS</w:delText>
        </w:r>
        <w:r w:rsidR="00C45649" w:rsidRPr="00C45649" w:rsidDel="00857024">
          <w:delText xml:space="preserve"> </w:delText>
        </w:r>
        <w:r w:rsidR="00C45649" w:rsidDel="00857024">
          <w:rPr>
            <w:lang w:val="en-US"/>
          </w:rPr>
          <w:delText>SQL</w:delText>
        </w:r>
        <w:r w:rsidR="00C45649" w:rsidRPr="00C45649" w:rsidDel="00857024">
          <w:delText xml:space="preserve"> </w:delText>
        </w:r>
        <w:r w:rsidR="00C45649" w:rsidDel="00857024">
          <w:rPr>
            <w:lang w:val="en-US"/>
          </w:rPr>
          <w:delText>Server</w:delText>
        </w:r>
        <w:r w:rsidR="00C45649" w:rsidRPr="00C45649" w:rsidDel="00857024">
          <w:delText xml:space="preserve"> 2017.</w:delText>
        </w:r>
        <w:r w:rsidR="00C45649" w:rsidDel="00857024">
          <w:delText xml:space="preserve"> Запуск приложения осуществляется при запуске файла с расширением *.</w:delText>
        </w:r>
        <w:r w:rsidR="00C45649" w:rsidDel="00857024">
          <w:rPr>
            <w:lang w:val="en-US"/>
          </w:rPr>
          <w:delText>exe</w:delText>
        </w:r>
      </w:del>
    </w:p>
    <w:p w:rsidR="00D73496" w:rsidDel="00857024" w:rsidRDefault="00FD65DB" w:rsidP="00723356">
      <w:pPr>
        <w:pStyle w:val="123"/>
        <w:rPr>
          <w:del w:id="383" w:author="Uchaev Maksim" w:date="2019-10-18T12:05:00Z"/>
        </w:rPr>
      </w:pPr>
      <w:del w:id="384" w:author="Uchaev Maksim" w:date="2019-10-18T12:05:00Z">
        <w:r w:rsidRPr="00D867D7" w:rsidDel="00857024">
          <w:delText xml:space="preserve">Предметом </w:delText>
        </w:r>
        <w:r w:rsidR="0097429B" w:rsidDel="00857024">
          <w:delText xml:space="preserve">курсового </w:delText>
        </w:r>
        <w:r w:rsidR="00D73496" w:rsidDel="00857024">
          <w:delText>проекта</w:delText>
        </w:r>
        <w:r w:rsidRPr="00D867D7" w:rsidDel="00857024">
          <w:delText xml:space="preserve"> является</w:delText>
        </w:r>
        <w:r w:rsidR="00D73496" w:rsidDel="00857024">
          <w:delText xml:space="preserve"> автоматизация процесса обращения граждан.</w:delText>
        </w:r>
        <w:r w:rsidDel="00857024">
          <w:delText xml:space="preserve"> </w:delText>
        </w:r>
      </w:del>
    </w:p>
    <w:p w:rsidR="00E61096" w:rsidDel="00857024" w:rsidRDefault="0067208C" w:rsidP="009D7DCB">
      <w:pPr>
        <w:pStyle w:val="123"/>
        <w:spacing w:after="720"/>
        <w:rPr>
          <w:del w:id="385" w:author="Uchaev Maksim" w:date="2019-10-18T12:05:00Z"/>
        </w:rPr>
      </w:pPr>
      <w:del w:id="386" w:author="Uchaev Maksim" w:date="2019-10-18T12:05:00Z">
        <w:r w:rsidDel="00857024">
          <w:delText>В результате мы получим м</w:delText>
        </w:r>
        <w:r w:rsidR="00E757D9" w:rsidDel="00857024">
          <w:delText>одуль</w:delText>
        </w:r>
        <w:r w:rsidR="00F0404C" w:rsidDel="00857024">
          <w:delText>,</w:delText>
        </w:r>
        <w:r w:rsidR="00E757D9" w:rsidDel="00857024">
          <w:delText xml:space="preserve"> позволя</w:delText>
        </w:r>
        <w:r w:rsidDel="00857024">
          <w:delText>ющий</w:delText>
        </w:r>
        <w:r w:rsidR="00E757D9" w:rsidDel="00857024">
          <w:delText xml:space="preserve"> регистрироваться в системе (через терминал, он-лайн, мобильное приложение или через специалиста службы)</w:delText>
        </w:r>
        <w:r w:rsidR="00F0404C" w:rsidDel="00857024">
          <w:delText xml:space="preserve">. </w:delText>
        </w:r>
        <w:r w:rsidR="00DB2D07" w:rsidDel="00857024">
          <w:delText>В случае, если пароль или логин забыт, модуль позволяет восстановить данные</w:delText>
        </w:r>
        <w:r w:rsidR="00F0404C" w:rsidDel="00857024">
          <w:delText xml:space="preserve">. </w:delText>
        </w:r>
        <w:r w:rsidR="00BE4504" w:rsidDel="00857024">
          <w:delText>Возможность просматривать созданные обращения для их обработки.</w:delText>
        </w:r>
        <w:r w:rsidR="00F0404C" w:rsidDel="00857024">
          <w:delText xml:space="preserve"> </w:delText>
        </w:r>
        <w:r w:rsidR="00BE4504" w:rsidDel="00857024">
          <w:delText>Модуль позволяет сортировать данные для быстрого поиска обращений.</w:delText>
        </w:r>
        <w:r w:rsidR="00F0404C" w:rsidDel="00857024">
          <w:delText xml:space="preserve"> Предусматривает в</w:delText>
        </w:r>
        <w:r w:rsidR="00DB2D07" w:rsidDel="00857024">
          <w:delText>озможность отправить обращение без регистрации (анонимно)</w:delText>
        </w:r>
        <w:r w:rsidR="009D7DCB" w:rsidRPr="009D7DCB" w:rsidDel="00857024">
          <w:delText xml:space="preserve"> </w:delText>
        </w:r>
        <w:r w:rsidR="009D7DCB" w:rsidDel="00857024">
          <w:delText>и удалять обращения, которые были написаны неверно.</w:delText>
        </w:r>
      </w:del>
    </w:p>
    <w:p w:rsidR="00E61096" w:rsidDel="00857024" w:rsidRDefault="00E61096">
      <w:pPr>
        <w:rPr>
          <w:del w:id="387" w:author="Uchaev Maksim" w:date="2019-10-18T12:05:00Z"/>
          <w:rFonts w:ascii="Times New Roman" w:hAnsi="Times New Roman" w:cs="Times New Roman"/>
          <w:sz w:val="28"/>
          <w:szCs w:val="28"/>
        </w:rPr>
      </w:pPr>
      <w:del w:id="388" w:author="Uchaev Maksim" w:date="2019-10-18T12:05:00Z">
        <w:r w:rsidDel="00857024">
          <w:br w:type="page"/>
        </w:r>
      </w:del>
    </w:p>
    <w:p w:rsidR="00F0404C" w:rsidRPr="009D7DCB" w:rsidDel="00857024" w:rsidRDefault="00F0404C" w:rsidP="0097429B">
      <w:pPr>
        <w:pStyle w:val="123"/>
        <w:spacing w:after="360"/>
        <w:rPr>
          <w:del w:id="389" w:author="Uchaev Maksim" w:date="2019-10-18T12:05:00Z"/>
        </w:rPr>
      </w:pPr>
    </w:p>
    <w:p w:rsidR="00895249" w:rsidDel="00857024" w:rsidRDefault="00DB2D07">
      <w:pPr>
        <w:pStyle w:val="111"/>
        <w:spacing w:after="700"/>
        <w:rPr>
          <w:del w:id="390" w:author="Uchaev Maksim" w:date="2019-10-18T12:05:00Z"/>
        </w:rPr>
        <w:pPrChange w:id="391" w:author="kirill shustov" w:date="2019-05-24T21:25:00Z">
          <w:pPr>
            <w:pStyle w:val="111"/>
          </w:pPr>
        </w:pPrChange>
      </w:pPr>
      <w:bookmarkStart w:id="392" w:name="_Toc9524349"/>
      <w:bookmarkStart w:id="393" w:name="_Toc9525065"/>
      <w:bookmarkStart w:id="394" w:name="_Toc9528676"/>
      <w:bookmarkStart w:id="395" w:name="_Toc9581289"/>
      <w:bookmarkStart w:id="396" w:name="_Toc9618753"/>
      <w:del w:id="397" w:author="Uchaev Maksim" w:date="2019-10-18T12:05:00Z">
        <w:r w:rsidDel="00857024">
          <w:delText>1</w:delText>
        </w:r>
        <w:r w:rsidR="00723346" w:rsidDel="00857024">
          <w:delText xml:space="preserve"> </w:delText>
        </w:r>
        <w:r w:rsidR="00F0404C" w:rsidDel="00857024">
          <w:delText>ТЕОРЕТИЧЕСКАЯ ЧАСТЬ</w:delText>
        </w:r>
        <w:bookmarkEnd w:id="392"/>
        <w:bookmarkEnd w:id="393"/>
        <w:bookmarkEnd w:id="394"/>
        <w:bookmarkEnd w:id="395"/>
        <w:bookmarkEnd w:id="396"/>
      </w:del>
    </w:p>
    <w:p w:rsidR="00F0404C" w:rsidRPr="00F2382E" w:rsidDel="00857024" w:rsidRDefault="00F0404C" w:rsidP="00467EDB">
      <w:pPr>
        <w:pStyle w:val="222"/>
        <w:rPr>
          <w:del w:id="398" w:author="Uchaev Maksim" w:date="2019-10-18T12:05:00Z"/>
        </w:rPr>
      </w:pPr>
      <w:bookmarkStart w:id="399" w:name="_Toc9524350"/>
      <w:bookmarkStart w:id="400" w:name="_Toc9525066"/>
      <w:bookmarkStart w:id="401" w:name="_Toc9528677"/>
      <w:bookmarkStart w:id="402" w:name="_Toc9581290"/>
      <w:bookmarkStart w:id="403" w:name="_Toc9618754"/>
      <w:del w:id="404" w:author="Uchaev Maksim" w:date="2019-10-18T12:05:00Z">
        <w:r w:rsidRPr="00F2382E" w:rsidDel="00857024">
          <w:delText xml:space="preserve">1.1 </w:delText>
        </w:r>
        <w:r w:rsidR="00F47276" w:rsidDel="00857024">
          <w:delText>С</w:delText>
        </w:r>
        <w:r w:rsidR="00F2382E" w:rsidRPr="00F2382E" w:rsidDel="00857024">
          <w:delText>пецификация программного модуля «Регистрация обращений граждан»</w:delText>
        </w:r>
        <w:bookmarkEnd w:id="399"/>
        <w:bookmarkEnd w:id="400"/>
        <w:bookmarkEnd w:id="401"/>
        <w:bookmarkEnd w:id="402"/>
        <w:bookmarkEnd w:id="403"/>
      </w:del>
    </w:p>
    <w:p w:rsidR="00895249" w:rsidRPr="000C65CF" w:rsidDel="00857024" w:rsidRDefault="00895249" w:rsidP="00F0404C">
      <w:pPr>
        <w:pStyle w:val="123"/>
        <w:rPr>
          <w:del w:id="405" w:author="Uchaev Maksim" w:date="2019-10-18T12:05:00Z"/>
        </w:rPr>
      </w:pPr>
      <w:del w:id="406" w:author="Uchaev Maksim" w:date="2019-10-18T12:05:00Z">
        <w:r w:rsidRPr="000C65CF" w:rsidDel="00857024">
          <w:delText>Обзор продукта</w:delText>
        </w:r>
      </w:del>
    </w:p>
    <w:p w:rsidR="00895249" w:rsidRPr="00723356" w:rsidDel="00857024" w:rsidRDefault="00895249" w:rsidP="00723356">
      <w:pPr>
        <w:pStyle w:val="123"/>
        <w:rPr>
          <w:del w:id="407" w:author="Uchaev Maksim" w:date="2019-10-18T12:05:00Z"/>
        </w:rPr>
      </w:pPr>
      <w:del w:id="408" w:author="Uchaev Maksim" w:date="2019-10-18T12:05:00Z">
        <w:r w:rsidRPr="00723356" w:rsidDel="00857024">
          <w:delText>Программный модуль «Регистрация обращений граждан»</w:delText>
        </w:r>
        <w:r w:rsidR="000C65CF" w:rsidRPr="00723356" w:rsidDel="00857024">
          <w:delText xml:space="preserve"> </w:delText>
        </w:r>
        <w:r w:rsidR="00DB2D07" w:rsidRPr="00723356" w:rsidDel="00857024">
          <w:delText xml:space="preserve">является </w:delText>
        </w:r>
        <w:r w:rsidR="000C65CF" w:rsidRPr="00723356" w:rsidDel="00857024">
          <w:delText xml:space="preserve">независимой программой, которая </w:delText>
        </w:r>
        <w:r w:rsidR="00DB2D07" w:rsidRPr="00723356" w:rsidDel="00857024">
          <w:delText>автоматизирует процесс</w:delText>
        </w:r>
        <w:r w:rsidR="000C65CF" w:rsidRPr="00723356" w:rsidDel="00857024">
          <w:delText xml:space="preserve"> обращения граждан</w:delText>
        </w:r>
        <w:r w:rsidR="00DB2D07" w:rsidRPr="00723356" w:rsidDel="00857024">
          <w:delText>, записывает данные</w:delText>
        </w:r>
        <w:r w:rsidR="000C65CF" w:rsidRPr="00723356" w:rsidDel="00857024">
          <w:delText xml:space="preserve"> в базу данных для </w:delText>
        </w:r>
        <w:r w:rsidR="00DB2D07" w:rsidRPr="00723356" w:rsidDel="00857024">
          <w:delText>дальнейшей работы с ними</w:delText>
        </w:r>
        <w:r w:rsidR="000C65CF" w:rsidRPr="00723356" w:rsidDel="00857024">
          <w:delText>.</w:delText>
        </w:r>
      </w:del>
    </w:p>
    <w:p w:rsidR="00DB2D07" w:rsidDel="00857024" w:rsidRDefault="00F0404C" w:rsidP="00723356">
      <w:pPr>
        <w:pStyle w:val="123"/>
        <w:rPr>
          <w:del w:id="409" w:author="Uchaev Maksim" w:date="2019-10-18T12:05:00Z"/>
        </w:rPr>
      </w:pPr>
      <w:del w:id="410" w:author="Uchaev Maksim" w:date="2019-10-18T12:05:00Z">
        <w:r w:rsidDel="00857024">
          <w:delText>Модуль</w:delText>
        </w:r>
        <w:r w:rsidR="008945CC" w:rsidRPr="00723356" w:rsidDel="00857024">
          <w:delText xml:space="preserve"> </w:delText>
        </w:r>
        <w:r w:rsidDel="00857024">
          <w:delText xml:space="preserve">предназначен </w:delText>
        </w:r>
        <w:r w:rsidR="004437C1" w:rsidRPr="00723356" w:rsidDel="00857024">
          <w:delText>для персональных компьютеров,</w:delText>
        </w:r>
        <w:r w:rsidR="00B93D7E" w:rsidDel="00857024">
          <w:delText xml:space="preserve"> которые подключены к локальной сети с подключением к базе данных.</w:delText>
        </w:r>
      </w:del>
    </w:p>
    <w:p w:rsidR="00DC58DF" w:rsidRPr="00DC58DF" w:rsidDel="00857024" w:rsidRDefault="00DC58DF" w:rsidP="00DC58DF">
      <w:pPr>
        <w:pStyle w:val="123"/>
        <w:rPr>
          <w:del w:id="411" w:author="Uchaev Maksim" w:date="2019-10-18T12:05:00Z"/>
        </w:rPr>
      </w:pPr>
      <w:del w:id="412" w:author="Uchaev Maksim" w:date="2019-10-18T12:05:00Z">
        <w:r w:rsidRPr="00DC58DF" w:rsidDel="00857024">
          <w:delText xml:space="preserve">Данную программу можно использовать в компаниях вида </w:delText>
        </w:r>
      </w:del>
      <w:ins w:id="413" w:author="kirill shustov" w:date="2019-05-24T18:40:00Z">
        <w:del w:id="414" w:author="Uchaev Maksim" w:date="2019-10-18T12:05:00Z">
          <w:r w:rsidR="00FD6395" w:rsidDel="00857024">
            <w:delText>(</w:delText>
          </w:r>
        </w:del>
      </w:ins>
      <w:del w:id="415" w:author="Uchaev Maksim" w:date="2019-10-18T12:05:00Z">
        <w:r w:rsidRPr="00DC58DF" w:rsidDel="00857024">
          <w:delText>«</w:delText>
        </w:r>
        <w:r w:rsidR="00F2382E" w:rsidRPr="0025347C" w:rsidDel="00857024">
          <w:delText>Многофункционального центра предоставления государственных и муниципальных услуг</w:delText>
        </w:r>
      </w:del>
      <w:ins w:id="416" w:author="kirill shustov" w:date="2019-05-24T18:40:00Z">
        <w:del w:id="417" w:author="Uchaev Maksim" w:date="2019-10-18T12:05:00Z">
          <w:r w:rsidR="00FD6395" w:rsidDel="00857024">
            <w:delText>)</w:delText>
          </w:r>
        </w:del>
      </w:ins>
      <w:del w:id="418" w:author="Uchaev Maksim" w:date="2019-10-18T12:05:00Z">
        <w:r w:rsidRPr="00DC58DF" w:rsidDel="00857024">
          <w:delText>». Клиенты приход</w:delText>
        </w:r>
      </w:del>
      <w:ins w:id="419" w:author="kirill shustov" w:date="2019-05-31T20:40:00Z">
        <w:del w:id="420" w:author="Uchaev Maksim" w:date="2019-10-18T12:05:00Z">
          <w:r w:rsidR="003429F5" w:rsidDel="00857024">
            <w:delText>ит</w:delText>
          </w:r>
        </w:del>
      </w:ins>
      <w:del w:id="421" w:author="Uchaev Maksim" w:date="2019-10-18T12:05:00Z">
        <w:r w:rsidRPr="00DC58DF" w:rsidDel="00857024">
          <w:delText>ят в компанию, и специалист будет заполнять обращение, которое потом попадает в базу данных, в которой он</w:delText>
        </w:r>
      </w:del>
      <w:ins w:id="422" w:author="kirill shustov" w:date="2019-05-31T20:40:00Z">
        <w:del w:id="423" w:author="Uchaev Maksim" w:date="2019-10-18T12:05:00Z">
          <w:r w:rsidR="003429F5" w:rsidDel="00857024">
            <w:delText>о</w:delText>
          </w:r>
        </w:del>
      </w:ins>
      <w:del w:id="424" w:author="Uchaev Maksim" w:date="2019-10-18T12:05:00Z">
        <w:r w:rsidRPr="00DC58DF" w:rsidDel="00857024">
          <w:delText xml:space="preserve"> рассматривается.</w:delText>
        </w:r>
      </w:del>
    </w:p>
    <w:p w:rsidR="000C65CF" w:rsidDel="00857024" w:rsidRDefault="000C65CF" w:rsidP="00F0404C">
      <w:pPr>
        <w:pStyle w:val="123"/>
        <w:rPr>
          <w:del w:id="425" w:author="Uchaev Maksim" w:date="2019-10-18T12:05:00Z"/>
        </w:rPr>
      </w:pPr>
      <w:del w:id="426" w:author="Uchaev Maksim" w:date="2019-10-18T12:05:00Z">
        <w:r w:rsidRPr="000C65CF" w:rsidDel="00857024">
          <w:delText>Функции продукта</w:delText>
        </w:r>
      </w:del>
    </w:p>
    <w:p w:rsidR="00F0404C" w:rsidRPr="00F0404C" w:rsidDel="00857024" w:rsidRDefault="00F0404C" w:rsidP="00F0404C">
      <w:pPr>
        <w:pStyle w:val="123"/>
        <w:rPr>
          <w:del w:id="427" w:author="Uchaev Maksim" w:date="2019-10-18T12:05:00Z"/>
        </w:rPr>
      </w:pPr>
      <w:del w:id="428" w:author="Uchaev Maksim" w:date="2019-10-18T12:05:00Z">
        <w:r w:rsidRPr="00F0404C" w:rsidDel="00857024">
          <w:delText>Функции модуля «</w:delText>
        </w:r>
        <w:r w:rsidR="00B93D7E" w:rsidDel="00857024">
          <w:delText>Регистрация обращений граждан</w:delText>
        </w:r>
        <w:r w:rsidRPr="00F0404C" w:rsidDel="00857024">
          <w:delText>»:</w:delText>
        </w:r>
      </w:del>
    </w:p>
    <w:p w:rsidR="00F0404C" w:rsidDel="00857024" w:rsidRDefault="00F0404C" w:rsidP="00F0404C">
      <w:pPr>
        <w:pStyle w:val="123"/>
        <w:rPr>
          <w:del w:id="429" w:author="Uchaev Maksim" w:date="2019-10-18T12:05:00Z"/>
        </w:rPr>
      </w:pPr>
      <w:del w:id="430" w:author="Uchaev Maksim" w:date="2019-10-18T12:05:00Z">
        <w:r w:rsidRPr="00F0404C" w:rsidDel="00857024">
          <w:delText>-</w:delText>
        </w:r>
        <w:r w:rsidR="00B21A6E" w:rsidRPr="00F0404C" w:rsidDel="00857024">
          <w:delText xml:space="preserve"> </w:delText>
        </w:r>
        <w:r w:rsidR="000C65CF" w:rsidRPr="00F0404C" w:rsidDel="00857024">
          <w:delText xml:space="preserve">создавать и вести учет всех видов обращений граждан таких как </w:delText>
        </w:r>
      </w:del>
      <w:ins w:id="431" w:author="kirill shustov" w:date="2019-05-24T18:41:00Z">
        <w:del w:id="432" w:author="Uchaev Maksim" w:date="2019-10-18T12:05:00Z">
          <w:r w:rsidR="00FD6395" w:rsidDel="00857024">
            <w:delText>(</w:delText>
          </w:r>
        </w:del>
      </w:ins>
      <w:del w:id="433" w:author="Uchaev Maksim" w:date="2019-10-18T12:05:00Z">
        <w:r w:rsidR="000C65CF" w:rsidRPr="00F0404C" w:rsidDel="00857024">
          <w:delText>«предложение, жалоба и заявление</w:delText>
        </w:r>
      </w:del>
      <w:ins w:id="434" w:author="kirill shustov" w:date="2019-05-24T18:41:00Z">
        <w:del w:id="435" w:author="Uchaev Maksim" w:date="2019-10-18T12:05:00Z">
          <w:r w:rsidR="00FD6395" w:rsidDel="00857024">
            <w:delText>)</w:delText>
          </w:r>
        </w:del>
      </w:ins>
      <w:del w:id="436" w:author="Uchaev Maksim" w:date="2019-10-18T12:05:00Z">
        <w:r w:rsidR="000C65CF" w:rsidRPr="00F0404C" w:rsidDel="00857024">
          <w:delText>»</w:delText>
        </w:r>
        <w:r w:rsidR="002A7540" w:rsidDel="00857024">
          <w:delText>;</w:delText>
        </w:r>
      </w:del>
    </w:p>
    <w:p w:rsidR="00DC58DF" w:rsidDel="00857024" w:rsidRDefault="00F0404C" w:rsidP="00F0404C">
      <w:pPr>
        <w:pStyle w:val="123"/>
        <w:rPr>
          <w:del w:id="437" w:author="Uchaev Maksim" w:date="2019-10-18T12:05:00Z"/>
        </w:rPr>
      </w:pPr>
      <w:del w:id="438" w:author="Uchaev Maksim" w:date="2019-10-18T12:05:00Z">
        <w:r w:rsidDel="00857024">
          <w:delText>-</w:delText>
        </w:r>
        <w:r w:rsidR="000C65CF" w:rsidRPr="00F0404C" w:rsidDel="00857024">
          <w:delText xml:space="preserve"> </w:delText>
        </w:r>
        <w:r w:rsidDel="00857024">
          <w:delText>хра</w:delText>
        </w:r>
        <w:r w:rsidR="00F546B3" w:rsidRPr="00F0404C" w:rsidDel="00857024">
          <w:delText>ни</w:delText>
        </w:r>
        <w:r w:rsidDel="00857024">
          <w:delText>ть обращения</w:delText>
        </w:r>
        <w:r w:rsidR="00F546B3" w:rsidRPr="00F0404C" w:rsidDel="00857024">
          <w:delText>,</w:delText>
        </w:r>
        <w:r w:rsidR="000C65CF" w:rsidRPr="00F0404C" w:rsidDel="00857024">
          <w:delText xml:space="preserve"> которые были созданы</w:delText>
        </w:r>
        <w:r w:rsidR="002A7540" w:rsidDel="00857024">
          <w:delText>;</w:delText>
        </w:r>
      </w:del>
    </w:p>
    <w:p w:rsidR="00DC58DF" w:rsidDel="00857024" w:rsidRDefault="00DC58DF" w:rsidP="00F0404C">
      <w:pPr>
        <w:pStyle w:val="123"/>
        <w:rPr>
          <w:del w:id="439" w:author="Uchaev Maksim" w:date="2019-10-18T12:05:00Z"/>
        </w:rPr>
      </w:pPr>
      <w:del w:id="440" w:author="Uchaev Maksim" w:date="2019-10-18T12:05:00Z">
        <w:r w:rsidDel="00857024">
          <w:delText xml:space="preserve">- </w:delText>
        </w:r>
        <w:r w:rsidR="00F546B3" w:rsidDel="00857024">
          <w:delText>быстро находить любые обращения за любое количество лет</w:delText>
        </w:r>
        <w:r w:rsidR="002A7540" w:rsidDel="00857024">
          <w:delText>;</w:delText>
        </w:r>
      </w:del>
    </w:p>
    <w:p w:rsidR="00DC58DF" w:rsidDel="00857024" w:rsidRDefault="00DC58DF" w:rsidP="00F0404C">
      <w:pPr>
        <w:pStyle w:val="123"/>
        <w:rPr>
          <w:del w:id="441" w:author="Uchaev Maksim" w:date="2019-10-18T12:05:00Z"/>
        </w:rPr>
      </w:pPr>
      <w:del w:id="442" w:author="Uchaev Maksim" w:date="2019-10-18T12:05:00Z">
        <w:r w:rsidDel="00857024">
          <w:delText xml:space="preserve">- </w:delText>
        </w:r>
        <w:r w:rsidR="00B21A6E" w:rsidDel="00857024">
          <w:delText>сортировать ранее созданные обращения для быстрого нахождения нужных данных</w:delText>
        </w:r>
        <w:r w:rsidR="002A7540" w:rsidDel="00857024">
          <w:delText>;</w:delText>
        </w:r>
      </w:del>
    </w:p>
    <w:p w:rsidR="007B30AE" w:rsidDel="00857024" w:rsidRDefault="00DC58DF" w:rsidP="00F0404C">
      <w:pPr>
        <w:pStyle w:val="123"/>
        <w:rPr>
          <w:del w:id="443" w:author="Uchaev Maksim" w:date="2019-10-18T12:05:00Z"/>
        </w:rPr>
      </w:pPr>
      <w:del w:id="444" w:author="Uchaev Maksim" w:date="2019-10-18T12:05:00Z">
        <w:r w:rsidDel="00857024">
          <w:delText xml:space="preserve">- </w:delText>
        </w:r>
        <w:r w:rsidR="00B93D7E" w:rsidRPr="007B30AE" w:rsidDel="00857024">
          <w:delText xml:space="preserve">регистрация </w:delText>
        </w:r>
        <w:r w:rsidR="00B93D7E" w:rsidDel="00857024">
          <w:delText>специалистов,</w:delText>
        </w:r>
        <w:r w:rsidR="00B21A6E" w:rsidDel="00857024">
          <w:delText xml:space="preserve"> которые работают в данной программе, </w:delText>
        </w:r>
        <w:r w:rsidR="00B93D7E" w:rsidDel="00857024">
          <w:delText xml:space="preserve">для того чтобы </w:delText>
        </w:r>
        <w:r w:rsidR="007B30AE" w:rsidDel="00857024">
          <w:delText>войти в систему и начать работу с ней</w:delText>
        </w:r>
        <w:r w:rsidR="002A7540" w:rsidDel="00857024">
          <w:delText>;</w:delText>
        </w:r>
      </w:del>
    </w:p>
    <w:p w:rsidR="007B30AE" w:rsidRPr="005325FF" w:rsidDel="00857024" w:rsidRDefault="007B30AE">
      <w:pPr>
        <w:pStyle w:val="123"/>
        <w:rPr>
          <w:del w:id="445" w:author="Uchaev Maksim" w:date="2019-10-18T12:05:00Z"/>
        </w:rPr>
      </w:pPr>
      <w:del w:id="446" w:author="Uchaev Maksim" w:date="2019-10-18T12:05:00Z">
        <w:r w:rsidRPr="005325FF" w:rsidDel="00857024">
          <w:delText xml:space="preserve">- </w:delText>
        </w:r>
        <w:r w:rsidR="00B21A6E" w:rsidRPr="005325FF" w:rsidDel="00857024">
          <w:delText>восстан</w:delText>
        </w:r>
        <w:r w:rsidR="00A006A2" w:rsidRPr="005325FF" w:rsidDel="00857024">
          <w:delText>авливать</w:delText>
        </w:r>
        <w:r w:rsidR="00B21A6E" w:rsidRPr="005325FF" w:rsidDel="00857024">
          <w:delText xml:space="preserve"> логин или парол</w:delText>
        </w:r>
        <w:r w:rsidR="00A006A2" w:rsidRPr="005325FF" w:rsidDel="00857024">
          <w:delText>ь</w:delText>
        </w:r>
        <w:r w:rsidR="00B21A6E" w:rsidRPr="005325FF" w:rsidDel="00857024">
          <w:delText xml:space="preserve"> если он забыт</w:delText>
        </w:r>
        <w:r w:rsidR="002A7540" w:rsidRPr="005325FF" w:rsidDel="00857024">
          <w:delText>;</w:delText>
        </w:r>
      </w:del>
    </w:p>
    <w:p w:rsidR="0097429B" w:rsidDel="00857024" w:rsidRDefault="0097429B" w:rsidP="0097429B">
      <w:pPr>
        <w:pStyle w:val="123"/>
        <w:rPr>
          <w:del w:id="447" w:author="Uchaev Maksim" w:date="2019-10-18T12:05:00Z"/>
        </w:rPr>
      </w:pPr>
    </w:p>
    <w:p w:rsidR="0097429B" w:rsidDel="00857024" w:rsidRDefault="0097429B" w:rsidP="00727F4C">
      <w:pPr>
        <w:pStyle w:val="123"/>
        <w:spacing w:after="360"/>
        <w:rPr>
          <w:del w:id="448" w:author="Uchaev Maksim" w:date="2019-10-18T12:05:00Z"/>
        </w:rPr>
      </w:pPr>
    </w:p>
    <w:p w:rsidR="00467EDB" w:rsidDel="00857024" w:rsidRDefault="00467EDB" w:rsidP="00467EDB">
      <w:pPr>
        <w:pStyle w:val="123"/>
        <w:spacing w:after="240"/>
        <w:rPr>
          <w:del w:id="449" w:author="Uchaev Maksim" w:date="2019-10-18T12:05:00Z"/>
        </w:rPr>
      </w:pPr>
    </w:p>
    <w:p w:rsidR="002A7540" w:rsidDel="00857024" w:rsidRDefault="007B30AE" w:rsidP="0097429B">
      <w:pPr>
        <w:pStyle w:val="123"/>
        <w:rPr>
          <w:del w:id="450" w:author="Uchaev Maksim" w:date="2019-10-18T12:05:00Z"/>
        </w:rPr>
      </w:pPr>
      <w:del w:id="451" w:author="Uchaev Maksim" w:date="2019-10-18T12:05:00Z">
        <w:r w:rsidDel="00857024">
          <w:delText>-</w:delText>
        </w:r>
        <w:r w:rsidR="00B21A6E" w:rsidDel="00857024">
          <w:delText xml:space="preserve"> редактировать созданн</w:delText>
        </w:r>
        <w:r w:rsidR="00A006A2" w:rsidDel="00857024">
          <w:delText>ые</w:delText>
        </w:r>
        <w:r w:rsidR="00B21A6E" w:rsidDel="00857024">
          <w:delText xml:space="preserve"> обращени</w:delText>
        </w:r>
        <w:r w:rsidR="00A006A2" w:rsidDel="00857024">
          <w:delText>я</w:delText>
        </w:r>
        <w:r w:rsidR="00B21A6E" w:rsidDel="00857024">
          <w:delText xml:space="preserve"> для добавления</w:delText>
        </w:r>
        <w:r w:rsidR="00A006A2" w:rsidDel="00857024">
          <w:delText xml:space="preserve"> одного из статусов </w:delText>
        </w:r>
      </w:del>
      <w:ins w:id="452" w:author="kirill shustov" w:date="2019-05-24T18:41:00Z">
        <w:del w:id="453" w:author="Uchaev Maksim" w:date="2019-10-18T12:05:00Z">
          <w:r w:rsidR="00011D97" w:rsidDel="00857024">
            <w:delText>(</w:delText>
          </w:r>
        </w:del>
      </w:ins>
      <w:del w:id="454" w:author="Uchaev Maksim" w:date="2019-10-18T12:05:00Z">
        <w:r w:rsidR="00A006A2" w:rsidDel="00857024">
          <w:delText>«Рассмотрено, в ожидании и не рассмотрено</w:delText>
        </w:r>
      </w:del>
      <w:ins w:id="455" w:author="kirill shustov" w:date="2019-05-24T18:41:00Z">
        <w:del w:id="456" w:author="Uchaev Maksim" w:date="2019-10-18T12:05:00Z">
          <w:r w:rsidR="00011D97" w:rsidDel="00857024">
            <w:delText>)</w:delText>
          </w:r>
        </w:del>
      </w:ins>
      <w:del w:id="457" w:author="Uchaev Maksim" w:date="2019-10-18T12:05:00Z">
        <w:r w:rsidR="00A006A2" w:rsidDel="00857024">
          <w:delText>»</w:delText>
        </w:r>
        <w:r w:rsidR="002A7540" w:rsidDel="00857024">
          <w:delText>;</w:delText>
        </w:r>
      </w:del>
    </w:p>
    <w:p w:rsidR="00A006A2" w:rsidDel="00857024" w:rsidRDefault="00A006A2" w:rsidP="00F0404C">
      <w:pPr>
        <w:pStyle w:val="123"/>
        <w:rPr>
          <w:del w:id="458" w:author="Uchaev Maksim" w:date="2019-10-18T12:05:00Z"/>
        </w:rPr>
      </w:pPr>
      <w:del w:id="459" w:author="Uchaev Maksim" w:date="2019-10-18T12:05:00Z">
        <w:r w:rsidDel="00857024">
          <w:delText xml:space="preserve">- </w:delText>
        </w:r>
        <w:r w:rsidR="002A7540" w:rsidDel="00857024">
          <w:delText>у</w:delText>
        </w:r>
        <w:r w:rsidDel="00857024">
          <w:delText>далять обращения, которое написаны неверно.</w:delText>
        </w:r>
      </w:del>
    </w:p>
    <w:p w:rsidR="00F546B3" w:rsidDel="00857024" w:rsidRDefault="00F546B3" w:rsidP="00DC58DF">
      <w:pPr>
        <w:pStyle w:val="123"/>
        <w:rPr>
          <w:del w:id="460" w:author="Uchaev Maksim" w:date="2019-10-18T12:05:00Z"/>
        </w:rPr>
      </w:pPr>
      <w:del w:id="461" w:author="Uchaev Maksim" w:date="2019-10-18T12:05:00Z">
        <w:r w:rsidRPr="00DC58DF" w:rsidDel="00857024">
          <w:delText>Характеристика пользователей</w:delText>
        </w:r>
      </w:del>
    </w:p>
    <w:p w:rsidR="00DC58DF" w:rsidDel="00857024" w:rsidRDefault="00DC58DF" w:rsidP="00DC58DF">
      <w:pPr>
        <w:pStyle w:val="123"/>
        <w:rPr>
          <w:del w:id="462" w:author="Uchaev Maksim" w:date="2019-10-18T12:05:00Z"/>
        </w:rPr>
      </w:pPr>
      <w:del w:id="463" w:author="Uchaev Maksim" w:date="2019-10-18T12:05:00Z">
        <w:r w:rsidDel="00857024">
          <w:delText>Пользователями модуля</w:delText>
        </w:r>
        <w:r w:rsidRPr="00723356" w:rsidDel="00857024">
          <w:delText xml:space="preserve"> </w:delText>
        </w:r>
        <w:r w:rsidRPr="00F0404C" w:rsidDel="00857024">
          <w:delText xml:space="preserve">являются </w:delText>
        </w:r>
        <w:r w:rsidRPr="00723356" w:rsidDel="00857024">
          <w:delText>специалист</w:delText>
        </w:r>
        <w:r w:rsidDel="00857024">
          <w:delText>ы центров по обработке обращений граждан, имеющие навыки работы с персональным компьютером</w:delText>
        </w:r>
        <w:r w:rsidR="00A006A2" w:rsidDel="00857024">
          <w:delText xml:space="preserve"> под упрочением операционной системы </w:delText>
        </w:r>
        <w:r w:rsidR="00A006A2" w:rsidDel="00857024">
          <w:rPr>
            <w:lang w:val="en-US"/>
          </w:rPr>
          <w:delText>Windows</w:delText>
        </w:r>
        <w:r w:rsidRPr="00723356" w:rsidDel="00857024">
          <w:delText>.</w:delText>
        </w:r>
      </w:del>
    </w:p>
    <w:p w:rsidR="00E27CA9" w:rsidRPr="00A67B0E" w:rsidDel="00857024" w:rsidRDefault="00851145" w:rsidP="00DC58DF">
      <w:pPr>
        <w:pStyle w:val="123"/>
        <w:rPr>
          <w:del w:id="464" w:author="Uchaev Maksim" w:date="2019-10-18T12:05:00Z"/>
        </w:rPr>
      </w:pPr>
      <w:del w:id="465" w:author="Uchaev Maksim" w:date="2019-10-18T12:05:00Z">
        <w:r w:rsidRPr="00A67B0E" w:rsidDel="00857024">
          <w:delText>Входные данные</w:delText>
        </w:r>
      </w:del>
    </w:p>
    <w:p w:rsidR="00B22020" w:rsidRPr="00A67B0E" w:rsidDel="00857024" w:rsidRDefault="00851145" w:rsidP="00DC58DF">
      <w:pPr>
        <w:pStyle w:val="123"/>
        <w:rPr>
          <w:del w:id="466" w:author="Uchaev Maksim" w:date="2019-10-18T12:05:00Z"/>
        </w:rPr>
      </w:pPr>
      <w:del w:id="467" w:author="Uchaev Maksim" w:date="2019-10-18T12:05:00Z">
        <w:r w:rsidRPr="00A67B0E" w:rsidDel="00857024">
          <w:delText>Параметры вызова (Формат командной строки)</w:delText>
        </w:r>
      </w:del>
    </w:p>
    <w:p w:rsidR="00851145" w:rsidRPr="00A67B0E" w:rsidDel="00857024" w:rsidRDefault="0053494F" w:rsidP="00DC58DF">
      <w:pPr>
        <w:pStyle w:val="123"/>
        <w:rPr>
          <w:del w:id="468" w:author="Uchaev Maksim" w:date="2019-10-18T12:05:00Z"/>
        </w:rPr>
      </w:pPr>
      <w:del w:id="469" w:author="Uchaev Maksim" w:date="2019-10-18T12:05:00Z">
        <w:r w:rsidRPr="00A67B0E" w:rsidDel="00857024">
          <w:delText>Регистрация обращений граждан</w:delText>
        </w:r>
        <w:r w:rsidR="00851145" w:rsidRPr="00A67B0E" w:rsidDel="00857024">
          <w:delText>.</w:delText>
        </w:r>
        <w:r w:rsidR="00851145" w:rsidRPr="00A67B0E" w:rsidDel="00857024">
          <w:rPr>
            <w:lang w:val="en-US"/>
          </w:rPr>
          <w:delText>exe</w:delText>
        </w:r>
        <w:r w:rsidR="00851145" w:rsidRPr="00A67B0E" w:rsidDel="00857024">
          <w:delText xml:space="preserve"> [</w:delText>
        </w:r>
        <w:r w:rsidR="00851145" w:rsidRPr="00A67B0E" w:rsidDel="00857024">
          <w:rPr>
            <w:lang w:val="en-US"/>
          </w:rPr>
          <w:delText>expression</w:delText>
        </w:r>
        <w:r w:rsidR="00851145" w:rsidRPr="00A67B0E" w:rsidDel="00857024">
          <w:delText>]</w:delText>
        </w:r>
      </w:del>
    </w:p>
    <w:p w:rsidR="00851145" w:rsidRPr="00A67B0E" w:rsidDel="00857024" w:rsidRDefault="00851145" w:rsidP="00DC58DF">
      <w:pPr>
        <w:pStyle w:val="123"/>
        <w:rPr>
          <w:del w:id="470" w:author="Uchaev Maksim" w:date="2019-10-18T12:05:00Z"/>
        </w:rPr>
      </w:pPr>
      <w:del w:id="471" w:author="Uchaev Maksim" w:date="2019-10-18T12:05:00Z">
        <w:r w:rsidRPr="00A67B0E" w:rsidDel="00857024">
          <w:rPr>
            <w:lang w:val="en-US"/>
          </w:rPr>
          <w:delText>Expression</w:delText>
        </w:r>
        <w:r w:rsidRPr="00A67B0E" w:rsidDel="00857024">
          <w:delText xml:space="preserve"> – математическое выражение, удовлетворяющее требованию 3.2</w:delText>
        </w:r>
      </w:del>
    </w:p>
    <w:p w:rsidR="00E45FFD" w:rsidRPr="00A67B0E" w:rsidDel="00857024" w:rsidRDefault="00851145" w:rsidP="00DC58DF">
      <w:pPr>
        <w:pStyle w:val="123"/>
        <w:rPr>
          <w:del w:id="472" w:author="Uchaev Maksim" w:date="2019-10-18T12:05:00Z"/>
        </w:rPr>
      </w:pPr>
      <w:del w:id="473" w:author="Uchaev Maksim" w:date="2019-10-18T12:05:00Z">
        <w:r w:rsidRPr="00A67B0E" w:rsidDel="00857024">
          <w:delText>Состояние информационного окружения.</w:delText>
        </w:r>
      </w:del>
    </w:p>
    <w:p w:rsidR="00E45FFD" w:rsidRPr="00A67B0E" w:rsidDel="00857024" w:rsidRDefault="00E45FFD" w:rsidP="00DC58DF">
      <w:pPr>
        <w:pStyle w:val="123"/>
        <w:rPr>
          <w:del w:id="474" w:author="Uchaev Maksim" w:date="2019-10-18T12:05:00Z"/>
        </w:rPr>
      </w:pPr>
      <w:del w:id="475" w:author="Uchaev Maksim" w:date="2019-10-18T12:05:00Z">
        <w:r w:rsidRPr="00A67B0E" w:rsidDel="00857024">
          <w:delText>В папке с программой нет других файлов.</w:delText>
        </w:r>
      </w:del>
    </w:p>
    <w:p w:rsidR="00E45FFD" w:rsidRPr="00A67B0E" w:rsidDel="00857024" w:rsidRDefault="00E45FFD" w:rsidP="00DC58DF">
      <w:pPr>
        <w:pStyle w:val="123"/>
        <w:rPr>
          <w:del w:id="476" w:author="Uchaev Maksim" w:date="2019-10-18T12:05:00Z"/>
        </w:rPr>
      </w:pPr>
      <w:del w:id="477" w:author="Uchaev Maksim" w:date="2019-10-18T12:05:00Z">
        <w:r w:rsidRPr="00A67B0E" w:rsidDel="00857024">
          <w:delText>Выходные данные</w:delText>
        </w:r>
      </w:del>
    </w:p>
    <w:p w:rsidR="00E45FFD" w:rsidRPr="00B216CF" w:rsidDel="00857024" w:rsidRDefault="003F167A" w:rsidP="00DC58DF">
      <w:pPr>
        <w:pStyle w:val="123"/>
        <w:rPr>
          <w:del w:id="478" w:author="Uchaev Maksim" w:date="2019-10-18T12:05:00Z"/>
        </w:rPr>
      </w:pPr>
      <w:del w:id="479" w:author="Uchaev Maksim" w:date="2019-10-18T12:05:00Z">
        <w:r w:rsidRPr="00B216CF" w:rsidDel="00857024">
          <w:delText>Код возврата программы.</w:delText>
        </w:r>
      </w:del>
    </w:p>
    <w:p w:rsidR="00A67B0E" w:rsidRPr="00B216CF" w:rsidDel="00857024" w:rsidRDefault="00A67B0E" w:rsidP="00DC58DF">
      <w:pPr>
        <w:pStyle w:val="123"/>
        <w:rPr>
          <w:del w:id="480" w:author="Uchaev Maksim" w:date="2019-10-18T12:05:00Z"/>
        </w:rPr>
      </w:pPr>
      <w:del w:id="481" w:author="Uchaev Maksim" w:date="2019-10-18T12:05:00Z">
        <w:r w:rsidRPr="00B216CF" w:rsidDel="00857024">
          <w:delText xml:space="preserve">- </w:delText>
        </w:r>
        <w:r w:rsidR="002A7540" w:rsidRPr="00B216CF" w:rsidDel="00857024">
          <w:delText xml:space="preserve">при регистрации для входа в систему если заполнены все поля и логин, который ввел специалист еще не существует и поля </w:delText>
        </w:r>
      </w:del>
      <w:ins w:id="482" w:author="kirill shustov" w:date="2019-05-24T18:41:00Z">
        <w:del w:id="483" w:author="Uchaev Maksim" w:date="2019-10-18T12:05:00Z">
          <w:r w:rsidR="00011D97" w:rsidDel="00857024">
            <w:delText>(</w:delText>
          </w:r>
        </w:del>
      </w:ins>
      <w:del w:id="484" w:author="Uchaev Maksim" w:date="2019-10-18T12:05:00Z">
        <w:r w:rsidR="002A7540" w:rsidRPr="00B216CF" w:rsidDel="00857024">
          <w:delText>«введите пароль и повторите пароль</w:delText>
        </w:r>
      </w:del>
      <w:ins w:id="485" w:author="kirill shustov" w:date="2019-05-24T18:41:00Z">
        <w:del w:id="486" w:author="Uchaev Maksim" w:date="2019-10-18T12:05:00Z">
          <w:r w:rsidR="00011D97" w:rsidDel="00857024">
            <w:delText>)</w:delText>
          </w:r>
        </w:del>
      </w:ins>
      <w:del w:id="487" w:author="Uchaev Maksim" w:date="2019-10-18T12:05:00Z">
        <w:r w:rsidR="002A7540" w:rsidRPr="00B216CF" w:rsidDel="00857024">
          <w:delText xml:space="preserve">» имеют одинаковые значения при нажатии кнопки </w:delText>
        </w:r>
      </w:del>
      <w:ins w:id="488" w:author="kirill shustov" w:date="2019-05-24T19:51:00Z">
        <w:del w:id="489" w:author="Uchaev Maksim" w:date="2019-10-18T12:05:00Z">
          <w:r w:rsidR="00E753BE" w:rsidDel="00857024">
            <w:delText>(</w:delText>
          </w:r>
        </w:del>
      </w:ins>
      <w:del w:id="490" w:author="Uchaev Maksim" w:date="2019-10-18T12:05:00Z">
        <w:r w:rsidR="002A7540" w:rsidRPr="00B216CF" w:rsidDel="00857024">
          <w:delText>«зарегистрироваться</w:delText>
        </w:r>
      </w:del>
      <w:ins w:id="491" w:author="kirill shustov" w:date="2019-05-24T19:51:00Z">
        <w:del w:id="492" w:author="Uchaev Maksim" w:date="2019-10-18T12:05:00Z">
          <w:r w:rsidR="00E753BE" w:rsidDel="00857024">
            <w:delText>)</w:delText>
          </w:r>
        </w:del>
      </w:ins>
      <w:del w:id="493" w:author="Uchaev Maksim" w:date="2019-10-18T12:05:00Z">
        <w:r w:rsidR="002A7540" w:rsidRPr="00B216CF" w:rsidDel="00857024">
          <w:delText xml:space="preserve">» программа выдаст сообщение </w:delText>
        </w:r>
      </w:del>
      <w:ins w:id="494" w:author="kirill shustov" w:date="2019-05-24T18:42:00Z">
        <w:del w:id="495" w:author="Uchaev Maksim" w:date="2019-10-18T12:05:00Z">
          <w:r w:rsidR="00011D97" w:rsidDel="00857024">
            <w:delText>(</w:delText>
          </w:r>
        </w:del>
      </w:ins>
      <w:del w:id="496" w:author="Uchaev Maksim" w:date="2019-10-18T12:05:00Z">
        <w:r w:rsidR="002A7540" w:rsidRPr="00B216CF" w:rsidDel="00857024">
          <w:delText>«регистрация прошла успешно»</w:delText>
        </w:r>
      </w:del>
      <w:ins w:id="497" w:author="kirill shustov" w:date="2019-05-24T18:42:00Z">
        <w:del w:id="498" w:author="Uchaev Maksim" w:date="2019-10-18T12:05:00Z">
          <w:r w:rsidR="00011D97" w:rsidDel="00857024">
            <w:delText>)</w:delText>
          </w:r>
        </w:del>
      </w:ins>
      <w:del w:id="499" w:author="Uchaev Maksim" w:date="2019-10-18T12:05:00Z">
        <w:r w:rsidR="002A7540" w:rsidDel="00857024">
          <w:delText>;</w:delText>
        </w:r>
      </w:del>
    </w:p>
    <w:p w:rsidR="00BF70E5" w:rsidRPr="00B216CF" w:rsidDel="00857024" w:rsidRDefault="002A7540" w:rsidP="00DC58DF">
      <w:pPr>
        <w:pStyle w:val="123"/>
        <w:rPr>
          <w:del w:id="500" w:author="Uchaev Maksim" w:date="2019-10-18T12:05:00Z"/>
        </w:rPr>
      </w:pPr>
      <w:del w:id="501" w:author="Uchaev Maksim" w:date="2019-10-18T12:05:00Z">
        <w:r w:rsidRPr="00B216CF" w:rsidDel="00857024">
          <w:delText xml:space="preserve">- вход </w:delText>
        </w:r>
        <w:r w:rsidR="00BF70E5" w:rsidRPr="00B216CF" w:rsidDel="00857024">
          <w:delText xml:space="preserve">в систему осуществляется если пароль и логин соответствуют логину и паролю при регистрации и по нажатию кнопки </w:delText>
        </w:r>
      </w:del>
      <w:ins w:id="502" w:author="kirill shustov" w:date="2019-05-24T19:51:00Z">
        <w:del w:id="503" w:author="Uchaev Maksim" w:date="2019-10-18T12:05:00Z">
          <w:r w:rsidR="00E753BE" w:rsidDel="00857024">
            <w:delText>(</w:delText>
          </w:r>
        </w:del>
      </w:ins>
      <w:del w:id="504" w:author="Uchaev Maksim" w:date="2019-10-18T12:05:00Z">
        <w:r w:rsidR="00BF70E5" w:rsidRPr="00B216CF" w:rsidDel="00857024">
          <w:delText>«войти в систему</w:delText>
        </w:r>
      </w:del>
      <w:ins w:id="505" w:author="kirill shustov" w:date="2019-05-24T19:51:00Z">
        <w:del w:id="506" w:author="Uchaev Maksim" w:date="2019-10-18T12:05:00Z">
          <w:r w:rsidR="00E753BE" w:rsidDel="00857024">
            <w:delText>)</w:delText>
          </w:r>
        </w:del>
      </w:ins>
      <w:del w:id="507" w:author="Uchaev Maksim" w:date="2019-10-18T12:05:00Z">
        <w:r w:rsidR="00BF70E5" w:rsidRPr="00B216CF" w:rsidDel="00857024">
          <w:delText xml:space="preserve">» программа выдаёт сообщение </w:delText>
        </w:r>
      </w:del>
      <w:ins w:id="508" w:author="kirill shustov" w:date="2019-05-24T19:51:00Z">
        <w:del w:id="509" w:author="Uchaev Maksim" w:date="2019-10-18T12:05:00Z">
          <w:r w:rsidR="00E753BE" w:rsidDel="00857024">
            <w:delText>(</w:delText>
          </w:r>
        </w:del>
      </w:ins>
      <w:del w:id="510" w:author="Uchaev Maksim" w:date="2019-10-18T12:05:00Z">
        <w:r w:rsidR="00BF70E5" w:rsidRPr="00B216CF" w:rsidDel="00857024">
          <w:delText>«добро пожаловать</w:delText>
        </w:r>
      </w:del>
      <w:ins w:id="511" w:author="kirill shustov" w:date="2019-05-24T19:51:00Z">
        <w:del w:id="512" w:author="Uchaev Maksim" w:date="2019-10-18T12:05:00Z">
          <w:r w:rsidR="00E753BE" w:rsidDel="00857024">
            <w:delText>)</w:delText>
          </w:r>
        </w:del>
      </w:ins>
      <w:del w:id="513" w:author="Uchaev Maksim" w:date="2019-10-18T12:05:00Z">
        <w:r w:rsidR="00BF70E5" w:rsidRPr="00B216CF" w:rsidDel="00857024">
          <w:delText>»</w:delText>
        </w:r>
        <w:r w:rsidDel="00857024">
          <w:delText>.</w:delText>
        </w:r>
      </w:del>
    </w:p>
    <w:p w:rsidR="003F167A" w:rsidRPr="00A67B0E" w:rsidDel="00857024" w:rsidRDefault="003F167A" w:rsidP="00DC58DF">
      <w:pPr>
        <w:pStyle w:val="123"/>
        <w:rPr>
          <w:del w:id="514" w:author="Uchaev Maksim" w:date="2019-10-18T12:05:00Z"/>
        </w:rPr>
      </w:pPr>
      <w:del w:id="515" w:author="Uchaev Maksim" w:date="2019-10-18T12:05:00Z">
        <w:r w:rsidRPr="00A67B0E" w:rsidDel="00857024">
          <w:delText>Состояние информационного окружения после завершения программы.</w:delText>
        </w:r>
      </w:del>
    </w:p>
    <w:p w:rsidR="003F167A" w:rsidRPr="00A67B0E" w:rsidDel="00857024" w:rsidRDefault="003F167A" w:rsidP="00DC58DF">
      <w:pPr>
        <w:pStyle w:val="123"/>
        <w:rPr>
          <w:del w:id="516" w:author="Uchaev Maksim" w:date="2019-10-18T12:05:00Z"/>
        </w:rPr>
      </w:pPr>
      <w:del w:id="517" w:author="Uchaev Maksim" w:date="2019-10-18T12:05:00Z">
        <w:r w:rsidRPr="00A67B0E" w:rsidDel="00857024">
          <w:delText>В папке с программой нет других файлов.</w:delText>
        </w:r>
      </w:del>
    </w:p>
    <w:p w:rsidR="003F167A" w:rsidRPr="00B216CF" w:rsidDel="00857024" w:rsidRDefault="003F167A" w:rsidP="00DC58DF">
      <w:pPr>
        <w:pStyle w:val="123"/>
        <w:rPr>
          <w:del w:id="518" w:author="Uchaev Maksim" w:date="2019-10-18T12:05:00Z"/>
        </w:rPr>
      </w:pPr>
      <w:del w:id="519" w:author="Uchaev Maksim" w:date="2019-10-18T12:05:00Z">
        <w:r w:rsidRPr="00B216CF" w:rsidDel="00857024">
          <w:delText>Сообщения об ошибках.</w:delText>
        </w:r>
      </w:del>
    </w:p>
    <w:p w:rsidR="003F167A" w:rsidRPr="002F71C7" w:rsidDel="00857024" w:rsidRDefault="003F167A" w:rsidP="00DC58DF">
      <w:pPr>
        <w:pStyle w:val="123"/>
        <w:rPr>
          <w:del w:id="520" w:author="Uchaev Maksim" w:date="2019-10-18T12:05:00Z"/>
        </w:rPr>
      </w:pPr>
      <w:del w:id="521" w:author="Uchaev Maksim" w:date="2019-10-18T12:05:00Z">
        <w:r w:rsidRPr="002F71C7" w:rsidDel="00857024">
          <w:rPr>
            <w:lang w:val="en-US"/>
          </w:rPr>
          <w:delText>Error</w:delText>
        </w:r>
        <w:r w:rsidRPr="002F71C7" w:rsidDel="00857024">
          <w:delText xml:space="preserve"> 01 -</w:delText>
        </w:r>
        <w:r w:rsidR="002F71C7" w:rsidRPr="002F71C7" w:rsidDel="00857024">
          <w:delText>Нет подключения к базе данных.</w:delText>
        </w:r>
        <w:r w:rsidR="002F71C7" w:rsidDel="00857024">
          <w:delText xml:space="preserve"> </w:delText>
        </w:r>
        <w:r w:rsidR="002F71C7" w:rsidRPr="002F71C7" w:rsidDel="00857024">
          <w:delText>По нажатию кнопки печать можно распечатать заявление для обращения.</w:delText>
        </w:r>
      </w:del>
    </w:p>
    <w:p w:rsidR="00727F4C" w:rsidRPr="00467EDB" w:rsidDel="00857024" w:rsidRDefault="00727F4C" w:rsidP="00DC58DF">
      <w:pPr>
        <w:pStyle w:val="123"/>
        <w:rPr>
          <w:del w:id="522" w:author="Uchaev Maksim" w:date="2019-10-18T12:05:00Z"/>
        </w:rPr>
      </w:pPr>
    </w:p>
    <w:p w:rsidR="00727F4C" w:rsidRPr="00467EDB" w:rsidDel="00857024" w:rsidRDefault="00727F4C" w:rsidP="00DC58DF">
      <w:pPr>
        <w:pStyle w:val="123"/>
        <w:rPr>
          <w:del w:id="523" w:author="Uchaev Maksim" w:date="2019-10-18T12:05:00Z"/>
        </w:rPr>
      </w:pPr>
    </w:p>
    <w:p w:rsidR="00727F4C" w:rsidRPr="00467EDB" w:rsidDel="00857024" w:rsidRDefault="00727F4C" w:rsidP="00467EDB">
      <w:pPr>
        <w:pStyle w:val="123"/>
        <w:spacing w:after="240"/>
        <w:rPr>
          <w:del w:id="524" w:author="Uchaev Maksim" w:date="2019-10-18T12:05:00Z"/>
        </w:rPr>
      </w:pPr>
    </w:p>
    <w:p w:rsidR="003F167A" w:rsidDel="00857024" w:rsidRDefault="003F167A" w:rsidP="00DC58DF">
      <w:pPr>
        <w:pStyle w:val="123"/>
        <w:rPr>
          <w:del w:id="525" w:author="Uchaev Maksim" w:date="2019-10-18T12:05:00Z"/>
        </w:rPr>
      </w:pPr>
      <w:del w:id="526" w:author="Uchaev Maksim" w:date="2019-10-18T12:05:00Z">
        <w:r w:rsidRPr="002F71C7" w:rsidDel="00857024">
          <w:rPr>
            <w:lang w:val="en-US"/>
          </w:rPr>
          <w:delText>Error</w:delText>
        </w:r>
        <w:r w:rsidRPr="002F71C7" w:rsidDel="00857024">
          <w:delText xml:space="preserve"> 02 </w:delText>
        </w:r>
        <w:r w:rsidR="002F71C7" w:rsidDel="00857024">
          <w:delText>-</w:delText>
        </w:r>
        <w:r w:rsidRPr="002F71C7" w:rsidDel="00857024">
          <w:delText xml:space="preserve"> </w:delText>
        </w:r>
        <w:r w:rsidR="002F71C7" w:rsidRPr="002F71C7" w:rsidDel="00857024">
          <w:delText xml:space="preserve">Вы </w:delText>
        </w:r>
        <w:r w:rsidR="00F2382E" w:rsidRPr="002F71C7" w:rsidDel="00857024">
          <w:delText>не ввели</w:delText>
        </w:r>
        <w:r w:rsidR="002F71C7" w:rsidRPr="002F71C7" w:rsidDel="00857024">
          <w:delText xml:space="preserve"> логин и пароль</w:delText>
        </w:r>
      </w:del>
      <w:ins w:id="527" w:author="kirill shustov" w:date="2019-06-01T12:35:00Z">
        <w:del w:id="528" w:author="Uchaev Maksim" w:date="2019-10-18T12:05:00Z">
          <w:r w:rsidR="00EF2856" w:rsidDel="00857024">
            <w:delText>.</w:delText>
          </w:r>
        </w:del>
      </w:ins>
    </w:p>
    <w:p w:rsidR="002F71C7" w:rsidDel="00857024" w:rsidRDefault="002F71C7" w:rsidP="00DC58DF">
      <w:pPr>
        <w:pStyle w:val="123"/>
        <w:rPr>
          <w:del w:id="529" w:author="Uchaev Maksim" w:date="2019-10-18T12:05:00Z"/>
        </w:rPr>
      </w:pPr>
      <w:del w:id="530" w:author="Uchaev Maksim" w:date="2019-10-18T12:05:00Z">
        <w:r w:rsidRPr="002F71C7" w:rsidDel="00857024">
          <w:rPr>
            <w:lang w:val="en-US"/>
          </w:rPr>
          <w:delText>Error</w:delText>
        </w:r>
        <w:r w:rsidRPr="002F71C7" w:rsidDel="00857024">
          <w:delText xml:space="preserve"> 0</w:delText>
        </w:r>
        <w:r w:rsidDel="00857024">
          <w:delText xml:space="preserve">3 - </w:delText>
        </w:r>
        <w:r w:rsidRPr="002F71C7" w:rsidDel="00857024">
          <w:delText>Вы не ввели пароль</w:delText>
        </w:r>
      </w:del>
      <w:ins w:id="531" w:author="kirill shustov" w:date="2019-06-01T12:35:00Z">
        <w:del w:id="532" w:author="Uchaev Maksim" w:date="2019-10-18T12:05:00Z">
          <w:r w:rsidR="00EF2856" w:rsidDel="00857024">
            <w:delText>.</w:delText>
          </w:r>
        </w:del>
      </w:ins>
    </w:p>
    <w:p w:rsidR="002F71C7" w:rsidDel="00857024" w:rsidRDefault="002F71C7" w:rsidP="002F71C7">
      <w:pPr>
        <w:pStyle w:val="123"/>
        <w:rPr>
          <w:del w:id="533" w:author="Uchaev Maksim" w:date="2019-10-18T12:05:00Z"/>
        </w:rPr>
      </w:pPr>
      <w:del w:id="534" w:author="Uchaev Maksim" w:date="2019-10-18T12:05:00Z">
        <w:r w:rsidRPr="002F71C7" w:rsidDel="00857024">
          <w:rPr>
            <w:lang w:val="en-US"/>
          </w:rPr>
          <w:delText>Error</w:delText>
        </w:r>
        <w:r w:rsidRPr="002F71C7" w:rsidDel="00857024">
          <w:delText xml:space="preserve"> 0</w:delText>
        </w:r>
        <w:r w:rsidDel="00857024">
          <w:delText xml:space="preserve">4 - </w:delText>
        </w:r>
        <w:r w:rsidRPr="002F71C7" w:rsidDel="00857024">
          <w:delText>Вы не ввели логин</w:delText>
        </w:r>
      </w:del>
      <w:ins w:id="535" w:author="kirill shustov" w:date="2019-06-01T12:35:00Z">
        <w:del w:id="536" w:author="Uchaev Maksim" w:date="2019-10-18T12:05:00Z">
          <w:r w:rsidR="00EF2856" w:rsidDel="00857024">
            <w:delText>.</w:delText>
          </w:r>
        </w:del>
      </w:ins>
    </w:p>
    <w:p w:rsidR="002A7540" w:rsidDel="00857024" w:rsidRDefault="002F71C7" w:rsidP="00727F4C">
      <w:pPr>
        <w:pStyle w:val="123"/>
        <w:rPr>
          <w:del w:id="537" w:author="Uchaev Maksim" w:date="2019-10-18T12:05:00Z"/>
        </w:rPr>
      </w:pPr>
      <w:del w:id="538" w:author="Uchaev Maksim" w:date="2019-10-18T12:05:00Z">
        <w:r w:rsidDel="00857024">
          <w:rPr>
            <w:lang w:val="en-US"/>
          </w:rPr>
          <w:delText>Error</w:delText>
        </w:r>
        <w:r w:rsidRPr="002F71C7" w:rsidDel="00857024">
          <w:delText xml:space="preserve"> 05 - Неверный логин или пароль</w:delText>
        </w:r>
      </w:del>
      <w:ins w:id="539" w:author="kirill shustov" w:date="2019-06-01T12:35:00Z">
        <w:del w:id="540" w:author="Uchaev Maksim" w:date="2019-10-18T12:05:00Z">
          <w:r w:rsidR="00EF2856" w:rsidDel="00857024">
            <w:delText>.</w:delText>
          </w:r>
        </w:del>
      </w:ins>
    </w:p>
    <w:p w:rsidR="002F71C7" w:rsidDel="00857024" w:rsidRDefault="002F71C7" w:rsidP="002F71C7">
      <w:pPr>
        <w:pStyle w:val="123"/>
        <w:rPr>
          <w:del w:id="541" w:author="Uchaev Maksim" w:date="2019-10-18T12:05:00Z"/>
        </w:rPr>
      </w:pPr>
      <w:del w:id="542" w:author="Uchaev Maksim" w:date="2019-10-18T12:05:00Z">
        <w:r w:rsidDel="00857024">
          <w:rPr>
            <w:lang w:val="en-US"/>
          </w:rPr>
          <w:delText>Error</w:delText>
        </w:r>
        <w:r w:rsidRPr="009E5521" w:rsidDel="00857024">
          <w:delText xml:space="preserve"> 06 - </w:delText>
        </w:r>
        <w:r w:rsidR="009E5521" w:rsidRPr="009E5521" w:rsidDel="00857024">
          <w:delText>Данный логин уже существует</w:delText>
        </w:r>
      </w:del>
      <w:ins w:id="543" w:author="kirill shustov" w:date="2019-06-01T12:35:00Z">
        <w:del w:id="544" w:author="Uchaev Maksim" w:date="2019-10-18T12:05:00Z">
          <w:r w:rsidR="00EF2856" w:rsidDel="00857024">
            <w:delText>.</w:delText>
          </w:r>
        </w:del>
      </w:ins>
    </w:p>
    <w:p w:rsidR="009E5521" w:rsidDel="00857024" w:rsidRDefault="009E5521" w:rsidP="002F71C7">
      <w:pPr>
        <w:pStyle w:val="123"/>
        <w:rPr>
          <w:del w:id="545" w:author="Uchaev Maksim" w:date="2019-10-18T12:05:00Z"/>
        </w:rPr>
      </w:pPr>
      <w:del w:id="546" w:author="Uchaev Maksim" w:date="2019-10-18T12:05:00Z">
        <w:r w:rsidDel="00857024">
          <w:rPr>
            <w:lang w:val="en-US"/>
          </w:rPr>
          <w:delText>Error</w:delText>
        </w:r>
        <w:r w:rsidRPr="009E5521" w:rsidDel="00857024">
          <w:delText xml:space="preserve"> 07 - Поля Введите пароль и </w:delText>
        </w:r>
        <w:r w:rsidR="00A912FE" w:rsidDel="00857024">
          <w:delText>п</w:delText>
        </w:r>
        <w:r w:rsidRPr="009E5521" w:rsidDel="00857024">
          <w:delText>овторите пароль имеют разные данные.</w:delText>
        </w:r>
      </w:del>
    </w:p>
    <w:p w:rsidR="009E5521" w:rsidDel="00857024" w:rsidRDefault="009E5521" w:rsidP="002F71C7">
      <w:pPr>
        <w:pStyle w:val="123"/>
        <w:rPr>
          <w:del w:id="547" w:author="Uchaev Maksim" w:date="2019-10-18T12:05:00Z"/>
        </w:rPr>
      </w:pPr>
      <w:del w:id="548" w:author="Uchaev Maksim" w:date="2019-10-18T12:05:00Z">
        <w:r w:rsidDel="00857024">
          <w:rPr>
            <w:lang w:val="en-US"/>
          </w:rPr>
          <w:delText>Error</w:delText>
        </w:r>
        <w:r w:rsidRPr="009E5521" w:rsidDel="00857024">
          <w:delText xml:space="preserve"> 08 - Нет подключения к базе данных</w:delText>
        </w:r>
      </w:del>
      <w:ins w:id="549" w:author="kirill shustov" w:date="2019-06-01T12:35:00Z">
        <w:del w:id="550" w:author="Uchaev Maksim" w:date="2019-10-18T12:05:00Z">
          <w:r w:rsidR="00EF2856" w:rsidDel="00857024">
            <w:delText>.</w:delText>
          </w:r>
        </w:del>
      </w:ins>
    </w:p>
    <w:p w:rsidR="00727F4C" w:rsidDel="00857024" w:rsidRDefault="009E5521" w:rsidP="002F71C7">
      <w:pPr>
        <w:pStyle w:val="123"/>
        <w:rPr>
          <w:del w:id="551" w:author="Uchaev Maksim" w:date="2019-10-18T12:05:00Z"/>
        </w:rPr>
      </w:pPr>
      <w:del w:id="552" w:author="Uchaev Maksim" w:date="2019-10-18T12:05:00Z">
        <w:r w:rsidDel="00857024">
          <w:rPr>
            <w:lang w:val="en-US"/>
          </w:rPr>
          <w:delText>Error</w:delText>
        </w:r>
        <w:r w:rsidRPr="009E5521" w:rsidDel="00857024">
          <w:delText xml:space="preserve"> 09 - Данного кода нет </w:delText>
        </w:r>
        <w:r w:rsidR="00B216CF" w:rsidDel="00857024">
          <w:delText>в</w:delText>
        </w:r>
        <w:r w:rsidRPr="009E5521" w:rsidDel="00857024">
          <w:delText xml:space="preserve"> базе данных</w:delText>
        </w:r>
      </w:del>
      <w:ins w:id="553" w:author="kirill shustov" w:date="2019-06-01T12:35:00Z">
        <w:del w:id="554" w:author="Uchaev Maksim" w:date="2019-10-18T12:05:00Z">
          <w:r w:rsidR="00EF2856" w:rsidDel="00857024">
            <w:delText>.</w:delText>
          </w:r>
        </w:del>
      </w:ins>
    </w:p>
    <w:p w:rsidR="009D720C" w:rsidDel="00857024" w:rsidRDefault="009D720C" w:rsidP="002F71C7">
      <w:pPr>
        <w:pStyle w:val="123"/>
        <w:rPr>
          <w:del w:id="555" w:author="Uchaev Maksim" w:date="2019-10-18T12:05:00Z"/>
        </w:rPr>
      </w:pPr>
      <w:del w:id="556" w:author="Uchaev Maksim" w:date="2019-10-18T12:05:00Z">
        <w:r w:rsidDel="00857024">
          <w:rPr>
            <w:lang w:val="en-US"/>
          </w:rPr>
          <w:delText>Error</w:delText>
        </w:r>
        <w:r w:rsidRPr="009D720C" w:rsidDel="00857024">
          <w:delText xml:space="preserve"> 10 - </w:delText>
        </w:r>
        <w:r w:rsidDel="00857024">
          <w:delText>Проверьте</w:delText>
        </w:r>
        <w:r w:rsidRPr="009D720C" w:rsidDel="00857024">
          <w:delText xml:space="preserve"> правильность ввода данных</w:delText>
        </w:r>
      </w:del>
      <w:ins w:id="557" w:author="kirill shustov" w:date="2019-06-01T12:35:00Z">
        <w:del w:id="558" w:author="Uchaev Maksim" w:date="2019-10-18T12:05:00Z">
          <w:r w:rsidR="00EF2856" w:rsidDel="00857024">
            <w:delText>.</w:delText>
          </w:r>
        </w:del>
      </w:ins>
    </w:p>
    <w:p w:rsidR="009D720C" w:rsidRPr="009D720C" w:rsidDel="00857024" w:rsidRDefault="009D720C" w:rsidP="002F71C7">
      <w:pPr>
        <w:pStyle w:val="123"/>
        <w:rPr>
          <w:del w:id="559" w:author="Uchaev Maksim" w:date="2019-10-18T12:05:00Z"/>
        </w:rPr>
      </w:pPr>
      <w:del w:id="560" w:author="Uchaev Maksim" w:date="2019-10-18T12:05:00Z">
        <w:r w:rsidDel="00857024">
          <w:rPr>
            <w:lang w:val="en-US"/>
          </w:rPr>
          <w:delText>Error</w:delText>
        </w:r>
        <w:r w:rsidRPr="009D720C" w:rsidDel="00857024">
          <w:delText xml:space="preserve"> 11 - Вы не заполнили все поля данными</w:delText>
        </w:r>
      </w:del>
      <w:ins w:id="561" w:author="kirill shustov" w:date="2019-06-01T12:35:00Z">
        <w:del w:id="562" w:author="Uchaev Maksim" w:date="2019-10-18T12:05:00Z">
          <w:r w:rsidR="00EF2856" w:rsidDel="00857024">
            <w:delText>.</w:delText>
          </w:r>
        </w:del>
      </w:ins>
    </w:p>
    <w:p w:rsidR="009C292F" w:rsidDel="00857024" w:rsidRDefault="009C292F" w:rsidP="002F71C7">
      <w:pPr>
        <w:pStyle w:val="123"/>
        <w:rPr>
          <w:del w:id="563" w:author="Uchaev Maksim" w:date="2019-10-18T12:05:00Z"/>
        </w:rPr>
      </w:pPr>
      <w:del w:id="564" w:author="Uchaev Maksim" w:date="2019-10-18T12:05:00Z">
        <w:r w:rsidDel="00857024">
          <w:delText>Описание файлов, входящих в пакет системы</w:delText>
        </w:r>
      </w:del>
    </w:p>
    <w:p w:rsidR="009C292F" w:rsidDel="00857024" w:rsidRDefault="009C292F" w:rsidP="002F71C7">
      <w:pPr>
        <w:pStyle w:val="123"/>
        <w:rPr>
          <w:del w:id="565" w:author="Uchaev Maksim" w:date="2019-10-18T12:05:00Z"/>
        </w:rPr>
      </w:pPr>
      <w:del w:id="566" w:author="Uchaev Maksim" w:date="2019-10-18T12:05:00Z">
        <w:r w:rsidDel="00857024">
          <w:delText>Курсовая работа.</w:delText>
        </w:r>
        <w:r w:rsidDel="00857024">
          <w:rPr>
            <w:lang w:val="en-US"/>
          </w:rPr>
          <w:delText>exe</w:delText>
        </w:r>
        <w:r w:rsidRPr="009C292F" w:rsidDel="00857024">
          <w:delText xml:space="preserve"> </w:delText>
        </w:r>
        <w:r w:rsidRPr="00B216CF" w:rsidDel="00857024">
          <w:delText>-</w:delText>
        </w:r>
        <w:r w:rsidDel="00857024">
          <w:delText xml:space="preserve"> Графическая оболочка</w:delText>
        </w:r>
      </w:del>
    </w:p>
    <w:p w:rsidR="009C292F" w:rsidDel="00857024" w:rsidRDefault="009C292F" w:rsidP="002F71C7">
      <w:pPr>
        <w:pStyle w:val="123"/>
        <w:rPr>
          <w:del w:id="567" w:author="Uchaev Maksim" w:date="2019-10-18T12:05:00Z"/>
        </w:rPr>
      </w:pPr>
      <w:del w:id="568" w:author="Uchaev Maksim" w:date="2019-10-18T12:05:00Z">
        <w:r w:rsidRPr="009C292F" w:rsidDel="00857024">
          <w:delText>MainWindow.xaml</w:delText>
        </w:r>
        <w:r w:rsidDel="00857024">
          <w:delText xml:space="preserve"> </w:delText>
        </w:r>
        <w:r w:rsidRPr="009C292F" w:rsidDel="00857024">
          <w:delText>-</w:delText>
        </w:r>
        <w:r w:rsidDel="00857024">
          <w:delText xml:space="preserve"> окно входа в систему и регистрации</w:delText>
        </w:r>
      </w:del>
    </w:p>
    <w:p w:rsidR="009C292F" w:rsidDel="00857024" w:rsidRDefault="009C292F" w:rsidP="002F71C7">
      <w:pPr>
        <w:pStyle w:val="123"/>
        <w:rPr>
          <w:del w:id="569" w:author="Uchaev Maksim" w:date="2019-10-18T12:05:00Z"/>
        </w:rPr>
      </w:pPr>
      <w:del w:id="570" w:author="Uchaev Maksim" w:date="2019-10-18T12:05:00Z">
        <w:r w:rsidRPr="009C292F" w:rsidDel="00857024">
          <w:rPr>
            <w:lang w:val="en-US"/>
          </w:rPr>
          <w:delText>glavn</w:delText>
        </w:r>
        <w:r w:rsidRPr="009C292F" w:rsidDel="00857024">
          <w:delText>.</w:delText>
        </w:r>
        <w:r w:rsidRPr="009C292F" w:rsidDel="00857024">
          <w:rPr>
            <w:lang w:val="en-US"/>
          </w:rPr>
          <w:delText>xaml</w:delText>
        </w:r>
        <w:r w:rsidRPr="009C292F" w:rsidDel="00857024">
          <w:delText xml:space="preserve"> – </w:delText>
        </w:r>
        <w:r w:rsidDel="00857024">
          <w:delText>главное окно создания обращения</w:delText>
        </w:r>
      </w:del>
    </w:p>
    <w:p w:rsidR="009C292F" w:rsidDel="00857024" w:rsidRDefault="009C292F" w:rsidP="002F71C7">
      <w:pPr>
        <w:pStyle w:val="123"/>
        <w:rPr>
          <w:del w:id="571" w:author="Uchaev Maksim" w:date="2019-10-18T12:05:00Z"/>
        </w:rPr>
      </w:pPr>
      <w:del w:id="572" w:author="Uchaev Maksim" w:date="2019-10-18T12:05:00Z">
        <w:r w:rsidRPr="009C292F" w:rsidDel="00857024">
          <w:delText>ZABpasslogin.xaml</w:delText>
        </w:r>
        <w:r w:rsidDel="00857024">
          <w:delText xml:space="preserve"> – окно восстановления логина и пароля</w:delText>
        </w:r>
      </w:del>
    </w:p>
    <w:p w:rsidR="009C292F" w:rsidDel="00857024" w:rsidRDefault="009C292F" w:rsidP="002F71C7">
      <w:pPr>
        <w:pStyle w:val="123"/>
        <w:rPr>
          <w:del w:id="573" w:author="Uchaev Maksim" w:date="2019-10-18T12:05:00Z"/>
        </w:rPr>
      </w:pPr>
      <w:del w:id="574" w:author="Uchaev Maksim" w:date="2019-10-18T12:05:00Z">
        <w:r w:rsidRPr="009C292F" w:rsidDel="00857024">
          <w:delText>POBTORobrah.xaml</w:delText>
        </w:r>
        <w:r w:rsidDel="00857024">
          <w:delText xml:space="preserve"> – окно просмотра повторных обращений</w:delText>
        </w:r>
      </w:del>
    </w:p>
    <w:p w:rsidR="009C292F" w:rsidDel="00857024" w:rsidRDefault="009C292F" w:rsidP="002F71C7">
      <w:pPr>
        <w:pStyle w:val="123"/>
        <w:rPr>
          <w:del w:id="575" w:author="Uchaev Maksim" w:date="2019-10-18T12:05:00Z"/>
        </w:rPr>
      </w:pPr>
      <w:del w:id="576" w:author="Uchaev Maksim" w:date="2019-10-18T12:05:00Z">
        <w:r w:rsidRPr="009C292F" w:rsidDel="00857024">
          <w:delText>Obrahenie.xaml</w:delText>
        </w:r>
        <w:r w:rsidDel="00857024">
          <w:delText xml:space="preserve"> – окно просмотра всех обращений</w:delText>
        </w:r>
      </w:del>
    </w:p>
    <w:p w:rsidR="009C292F" w:rsidDel="00857024" w:rsidRDefault="009C292F" w:rsidP="002F71C7">
      <w:pPr>
        <w:pStyle w:val="123"/>
        <w:rPr>
          <w:del w:id="577" w:author="Uchaev Maksim" w:date="2019-10-18T12:05:00Z"/>
        </w:rPr>
      </w:pPr>
      <w:del w:id="578" w:author="Uchaev Maksim" w:date="2019-10-18T12:05:00Z">
        <w:r w:rsidRPr="009C292F" w:rsidDel="00857024">
          <w:delText>Rassmotr.xaml</w:delText>
        </w:r>
        <w:r w:rsidDel="00857024">
          <w:delText xml:space="preserve"> – окно рассмотрения обращений</w:delText>
        </w:r>
      </w:del>
    </w:p>
    <w:p w:rsidR="009C292F" w:rsidDel="00857024" w:rsidRDefault="002E44CD" w:rsidP="002F71C7">
      <w:pPr>
        <w:pStyle w:val="123"/>
        <w:rPr>
          <w:del w:id="579" w:author="Uchaev Maksim" w:date="2019-10-18T12:05:00Z"/>
        </w:rPr>
      </w:pPr>
      <w:del w:id="580" w:author="Uchaev Maksim" w:date="2019-10-18T12:05:00Z">
        <w:r w:rsidRPr="002E44CD" w:rsidDel="00857024">
          <w:delText>GRAZD.xaml</w:delText>
        </w:r>
        <w:r w:rsidDel="00857024">
          <w:delText xml:space="preserve"> – окно просмотра граждан которые подавали обращения</w:delText>
        </w:r>
      </w:del>
    </w:p>
    <w:p w:rsidR="002E44CD" w:rsidRPr="009C292F" w:rsidDel="00857024" w:rsidRDefault="002E44CD" w:rsidP="002F71C7">
      <w:pPr>
        <w:pStyle w:val="123"/>
        <w:rPr>
          <w:del w:id="581" w:author="Uchaev Maksim" w:date="2019-10-18T12:05:00Z"/>
        </w:rPr>
      </w:pPr>
      <w:del w:id="582" w:author="Uchaev Maksim" w:date="2019-10-18T12:05:00Z">
        <w:r w:rsidRPr="002E44CD" w:rsidDel="00857024">
          <w:delText>DELITE.xaml</w:delText>
        </w:r>
        <w:r w:rsidDel="00857024">
          <w:delText xml:space="preserve"> – окно удаления обращения</w:delText>
        </w:r>
      </w:del>
    </w:p>
    <w:p w:rsidR="007E27C4" w:rsidDel="00857024" w:rsidRDefault="00DC58DF" w:rsidP="00DC58DF">
      <w:pPr>
        <w:pStyle w:val="123"/>
        <w:rPr>
          <w:del w:id="583" w:author="Uchaev Maksim" w:date="2019-10-18T12:05:00Z"/>
        </w:rPr>
      </w:pPr>
      <w:del w:id="584" w:author="Uchaev Maksim" w:date="2019-10-18T12:05:00Z">
        <w:r w:rsidRPr="00DC58DF" w:rsidDel="00857024">
          <w:delText>Требования</w:delText>
        </w:r>
      </w:del>
    </w:p>
    <w:p w:rsidR="004437C1" w:rsidDel="00857024" w:rsidRDefault="004437C1" w:rsidP="004437C1">
      <w:pPr>
        <w:pStyle w:val="123"/>
        <w:rPr>
          <w:del w:id="585" w:author="Uchaev Maksim" w:date="2019-10-18T12:05:00Z"/>
        </w:rPr>
      </w:pPr>
      <w:del w:id="586" w:author="Uchaev Maksim" w:date="2019-10-18T12:05:00Z">
        <w:r w:rsidRPr="004437C1" w:rsidDel="00857024">
          <w:delText>Требования к системе</w:delText>
        </w:r>
      </w:del>
    </w:p>
    <w:p w:rsidR="00E61096" w:rsidDel="00857024" w:rsidRDefault="004437C1" w:rsidP="009C292F">
      <w:pPr>
        <w:pStyle w:val="123"/>
        <w:rPr>
          <w:del w:id="587" w:author="Uchaev Maksim" w:date="2019-10-18T12:05:00Z"/>
        </w:rPr>
      </w:pPr>
      <w:del w:id="588" w:author="Uchaev Maksim" w:date="2019-10-18T12:05:00Z">
        <w:r w:rsidDel="00857024">
          <w:delText>Система должна выполнять свою основную цель создание обращений граждан с помощью графического интерфейса.</w:delText>
        </w:r>
      </w:del>
    </w:p>
    <w:p w:rsidR="00B543B8" w:rsidDel="00857024" w:rsidRDefault="00B543B8" w:rsidP="00DC58DF">
      <w:pPr>
        <w:pStyle w:val="123"/>
        <w:rPr>
          <w:del w:id="589" w:author="Uchaev Maksim" w:date="2019-10-18T12:05:00Z"/>
        </w:rPr>
      </w:pPr>
      <w:del w:id="590" w:author="Uchaev Maksim" w:date="2019-10-18T12:05:00Z">
        <w:r w:rsidDel="00857024">
          <w:delText>Функциональные требования</w:delText>
        </w:r>
      </w:del>
    </w:p>
    <w:p w:rsidR="004437C1" w:rsidDel="00857024" w:rsidRDefault="00B543B8" w:rsidP="004437C1">
      <w:pPr>
        <w:pStyle w:val="123"/>
        <w:rPr>
          <w:del w:id="591" w:author="Uchaev Maksim" w:date="2019-10-18T12:05:00Z"/>
        </w:rPr>
      </w:pPr>
      <w:del w:id="592" w:author="Uchaev Maksim" w:date="2019-10-18T12:05:00Z">
        <w:r w:rsidDel="00857024">
          <w:delText>Данный модуль будет выполнять следующие функции</w:delText>
        </w:r>
        <w:r w:rsidRPr="00B543B8" w:rsidDel="00857024">
          <w:delText>:</w:delText>
        </w:r>
      </w:del>
    </w:p>
    <w:p w:rsidR="00727F4C" w:rsidDel="00857024" w:rsidRDefault="00727F4C" w:rsidP="004437C1">
      <w:pPr>
        <w:pStyle w:val="123"/>
        <w:rPr>
          <w:del w:id="593" w:author="Uchaev Maksim" w:date="2019-10-18T12:05:00Z"/>
        </w:rPr>
      </w:pPr>
    </w:p>
    <w:p w:rsidR="00727F4C" w:rsidDel="00857024" w:rsidRDefault="00727F4C" w:rsidP="004437C1">
      <w:pPr>
        <w:pStyle w:val="123"/>
        <w:rPr>
          <w:del w:id="594" w:author="Uchaev Maksim" w:date="2019-10-18T12:05:00Z"/>
        </w:rPr>
      </w:pPr>
    </w:p>
    <w:p w:rsidR="00727F4C" w:rsidDel="00857024" w:rsidRDefault="00727F4C" w:rsidP="004437C1">
      <w:pPr>
        <w:pStyle w:val="123"/>
        <w:rPr>
          <w:del w:id="595" w:author="Uchaev Maksim" w:date="2019-10-18T12:05:00Z"/>
        </w:rPr>
      </w:pPr>
    </w:p>
    <w:p w:rsidR="00727F4C" w:rsidDel="00857024" w:rsidRDefault="00727F4C" w:rsidP="00467EDB">
      <w:pPr>
        <w:pStyle w:val="123"/>
        <w:spacing w:after="240"/>
        <w:rPr>
          <w:del w:id="596" w:author="Uchaev Maksim" w:date="2019-10-18T12:05:00Z"/>
        </w:rPr>
      </w:pPr>
    </w:p>
    <w:p w:rsidR="004437C1" w:rsidDel="00857024" w:rsidRDefault="004437C1" w:rsidP="004437C1">
      <w:pPr>
        <w:pStyle w:val="123"/>
        <w:rPr>
          <w:ins w:id="597" w:author="kirill shustov" w:date="2019-05-24T11:11:00Z"/>
          <w:del w:id="598" w:author="Uchaev Maksim" w:date="2019-10-18T12:05:00Z"/>
        </w:rPr>
      </w:pPr>
      <w:del w:id="599" w:author="Uchaev Maksim" w:date="2019-10-18T12:05:00Z">
        <w:r w:rsidDel="00857024">
          <w:delText xml:space="preserve">- </w:delText>
        </w:r>
        <w:r w:rsidR="0053494F" w:rsidDel="00857024">
          <w:delText xml:space="preserve">создавать и вести учет всех видов обращений граждан таких как </w:delText>
        </w:r>
      </w:del>
      <w:ins w:id="600" w:author="kirill shustov" w:date="2019-05-24T18:43:00Z">
        <w:del w:id="601" w:author="Uchaev Maksim" w:date="2019-10-18T12:05:00Z">
          <w:r w:rsidR="00011D97" w:rsidDel="00857024">
            <w:delText>(</w:delText>
          </w:r>
        </w:del>
      </w:ins>
      <w:del w:id="602" w:author="Uchaev Maksim" w:date="2019-10-18T12:05:00Z">
        <w:r w:rsidR="0053494F" w:rsidDel="00857024">
          <w:delText>«предложение, жалоба и заявление</w:delText>
        </w:r>
      </w:del>
      <w:ins w:id="603" w:author="kirill shustov" w:date="2019-05-24T18:43:00Z">
        <w:del w:id="604" w:author="Uchaev Maksim" w:date="2019-10-18T12:05:00Z">
          <w:r w:rsidR="00011D97" w:rsidDel="00857024">
            <w:delText>)</w:delText>
          </w:r>
        </w:del>
      </w:ins>
      <w:del w:id="605" w:author="Uchaev Maksim" w:date="2019-10-18T12:05:00Z">
        <w:r w:rsidR="0053494F" w:rsidDel="00857024">
          <w:delText>»</w:delText>
        </w:r>
        <w:r w:rsidR="002A7540" w:rsidDel="00857024">
          <w:delText>;</w:delText>
        </w:r>
      </w:del>
    </w:p>
    <w:p w:rsidR="0004461C" w:rsidDel="00857024" w:rsidRDefault="0004461C" w:rsidP="004437C1">
      <w:pPr>
        <w:pStyle w:val="123"/>
        <w:rPr>
          <w:ins w:id="606" w:author="kirill shustov" w:date="2019-05-24T11:11:00Z"/>
          <w:del w:id="607" w:author="Uchaev Maksim" w:date="2019-10-18T12:05:00Z"/>
        </w:rPr>
      </w:pPr>
    </w:p>
    <w:p w:rsidR="0004461C" w:rsidDel="00857024" w:rsidRDefault="0004461C" w:rsidP="004437C1">
      <w:pPr>
        <w:pStyle w:val="123"/>
        <w:rPr>
          <w:del w:id="608" w:author="Uchaev Maksim" w:date="2019-10-18T12:05:00Z"/>
        </w:rPr>
      </w:pPr>
    </w:p>
    <w:p w:rsidR="004437C1" w:rsidDel="00857024" w:rsidRDefault="004437C1" w:rsidP="004437C1">
      <w:pPr>
        <w:pStyle w:val="123"/>
        <w:rPr>
          <w:del w:id="609" w:author="Uchaev Maksim" w:date="2019-10-18T12:05:00Z"/>
        </w:rPr>
      </w:pPr>
      <w:del w:id="610" w:author="Uchaev Maksim" w:date="2019-10-18T12:05:00Z">
        <w:r w:rsidDel="00857024">
          <w:delText>- хранить</w:delText>
        </w:r>
        <w:r w:rsidR="0053494F" w:rsidDel="00857024">
          <w:delText xml:space="preserve"> обращени</w:delText>
        </w:r>
        <w:r w:rsidDel="00857024">
          <w:delText>я</w:delText>
        </w:r>
        <w:r w:rsidR="0053494F" w:rsidDel="00857024">
          <w:delText>, которые были созданы</w:delText>
        </w:r>
        <w:r w:rsidR="002A7540" w:rsidDel="00857024">
          <w:delText>;</w:delText>
        </w:r>
      </w:del>
    </w:p>
    <w:p w:rsidR="004437C1" w:rsidDel="00857024" w:rsidRDefault="004437C1" w:rsidP="004437C1">
      <w:pPr>
        <w:pStyle w:val="123"/>
        <w:rPr>
          <w:del w:id="611" w:author="Uchaev Maksim" w:date="2019-10-18T12:05:00Z"/>
        </w:rPr>
      </w:pPr>
      <w:del w:id="612" w:author="Uchaev Maksim" w:date="2019-10-18T12:05:00Z">
        <w:r w:rsidDel="00857024">
          <w:delText xml:space="preserve">- </w:delText>
        </w:r>
        <w:r w:rsidR="0053494F" w:rsidDel="00857024">
          <w:delText>быстро находить любые обращения за любое количество лет</w:delText>
        </w:r>
        <w:r w:rsidR="002A7540" w:rsidDel="00857024">
          <w:delText>;</w:delText>
        </w:r>
      </w:del>
    </w:p>
    <w:p w:rsidR="009D720C" w:rsidDel="00857024" w:rsidRDefault="004437C1" w:rsidP="00727F4C">
      <w:pPr>
        <w:pStyle w:val="123"/>
        <w:rPr>
          <w:del w:id="613" w:author="Uchaev Maksim" w:date="2019-10-18T12:05:00Z"/>
        </w:rPr>
      </w:pPr>
      <w:del w:id="614" w:author="Uchaev Maksim" w:date="2019-10-18T12:05:00Z">
        <w:r w:rsidDel="00857024">
          <w:delText xml:space="preserve">- </w:delText>
        </w:r>
        <w:r w:rsidR="0053494F" w:rsidDel="00857024">
          <w:delText>сортировать ранее созданные обращения для быстрого нахождения нужных данных</w:delText>
        </w:r>
        <w:r w:rsidR="002A7540" w:rsidDel="00857024">
          <w:delText>;</w:delText>
        </w:r>
      </w:del>
    </w:p>
    <w:p w:rsidR="0053494F" w:rsidDel="00857024" w:rsidRDefault="00B867DF" w:rsidP="004437C1">
      <w:pPr>
        <w:pStyle w:val="123"/>
        <w:rPr>
          <w:del w:id="615" w:author="Uchaev Maksim" w:date="2019-10-18T12:05:00Z"/>
        </w:rPr>
      </w:pPr>
      <w:del w:id="616" w:author="Uchaev Maksim" w:date="2019-10-18T12:05:00Z">
        <w:r w:rsidDel="00857024">
          <w:delText xml:space="preserve">- редактировать созданные обращения для добавления одного из статусов </w:delText>
        </w:r>
      </w:del>
      <w:ins w:id="617" w:author="kirill shustov" w:date="2019-05-24T19:52:00Z">
        <w:del w:id="618" w:author="Uchaev Maksim" w:date="2019-10-18T12:05:00Z">
          <w:r w:rsidR="00E753BE" w:rsidDel="00857024">
            <w:delText>(</w:delText>
          </w:r>
        </w:del>
      </w:ins>
      <w:del w:id="619" w:author="Uchaev Maksim" w:date="2019-10-18T12:05:00Z">
        <w:r w:rsidDel="00857024">
          <w:delText>«Рассмотрено, в ожидании и не рассмотрено</w:delText>
        </w:r>
      </w:del>
      <w:ins w:id="620" w:author="kirill shustov" w:date="2019-05-24T19:52:00Z">
        <w:del w:id="621" w:author="Uchaev Maksim" w:date="2019-10-18T12:05:00Z">
          <w:r w:rsidR="00E753BE" w:rsidDel="00857024">
            <w:delText>)</w:delText>
          </w:r>
        </w:del>
      </w:ins>
      <w:del w:id="622" w:author="Uchaev Maksim" w:date="2019-10-18T12:05:00Z">
        <w:r w:rsidDel="00857024">
          <w:delText>»</w:delText>
        </w:r>
        <w:r w:rsidR="002A7540" w:rsidDel="00857024">
          <w:delText>;</w:delText>
        </w:r>
      </w:del>
    </w:p>
    <w:p w:rsidR="00B216CF" w:rsidDel="00857024" w:rsidRDefault="00B867DF" w:rsidP="009D720C">
      <w:pPr>
        <w:pStyle w:val="123"/>
        <w:rPr>
          <w:del w:id="623" w:author="Uchaev Maksim" w:date="2019-10-18T12:05:00Z"/>
        </w:rPr>
      </w:pPr>
      <w:del w:id="624" w:author="Uchaev Maksim" w:date="2019-10-18T12:05:00Z">
        <w:r w:rsidDel="00857024">
          <w:delText xml:space="preserve">- </w:delText>
        </w:r>
        <w:r w:rsidR="002A7540" w:rsidDel="00857024">
          <w:delText>у</w:delText>
        </w:r>
        <w:r w:rsidDel="00857024">
          <w:delText>далять обращения, которое написаны неверно</w:delText>
        </w:r>
        <w:r w:rsidR="002A7540" w:rsidDel="00857024">
          <w:delText>.</w:delText>
        </w:r>
      </w:del>
    </w:p>
    <w:p w:rsidR="00B543B8" w:rsidDel="00857024" w:rsidRDefault="00B543B8" w:rsidP="00DC58DF">
      <w:pPr>
        <w:pStyle w:val="123"/>
        <w:rPr>
          <w:del w:id="625" w:author="Uchaev Maksim" w:date="2019-10-18T12:05:00Z"/>
        </w:rPr>
      </w:pPr>
      <w:del w:id="626" w:author="Uchaev Maksim" w:date="2019-10-18T12:05:00Z">
        <w:r w:rsidRPr="00B543B8" w:rsidDel="00857024">
          <w:delText>Нефункциональные требования</w:delText>
        </w:r>
      </w:del>
    </w:p>
    <w:p w:rsidR="00844674" w:rsidDel="00857024" w:rsidRDefault="00844674" w:rsidP="00844674">
      <w:pPr>
        <w:pStyle w:val="123"/>
        <w:rPr>
          <w:del w:id="627" w:author="Uchaev Maksim" w:date="2019-10-18T12:05:00Z"/>
        </w:rPr>
      </w:pPr>
      <w:del w:id="628" w:author="Uchaev Maksim" w:date="2019-10-18T12:05:00Z">
        <w:r w:rsidDel="00857024">
          <w:delText>- регистрация специалистов</w:delText>
        </w:r>
        <w:r w:rsidR="002A7540" w:rsidDel="00857024">
          <w:delText>,</w:delText>
        </w:r>
        <w:r w:rsidDel="00857024">
          <w:delText xml:space="preserve"> которые работают в данной программе для того</w:delText>
        </w:r>
        <w:r w:rsidR="002A7540" w:rsidDel="00857024">
          <w:delText>;</w:delText>
        </w:r>
        <w:r w:rsidDel="00857024">
          <w:delText xml:space="preserve"> чтобы войти в систему и начать работу с ней</w:delText>
        </w:r>
        <w:r w:rsidR="002A7540" w:rsidDel="00857024">
          <w:delText>;</w:delText>
        </w:r>
      </w:del>
    </w:p>
    <w:p w:rsidR="008B5752" w:rsidDel="00857024" w:rsidRDefault="00844674" w:rsidP="00844674">
      <w:pPr>
        <w:pStyle w:val="123"/>
        <w:rPr>
          <w:del w:id="629" w:author="Uchaev Maksim" w:date="2019-10-18T12:05:00Z"/>
        </w:rPr>
      </w:pPr>
      <w:del w:id="630" w:author="Uchaev Maksim" w:date="2019-10-18T12:05:00Z">
        <w:r w:rsidDel="00857024">
          <w:delText>- восстанавливать логин или пароль если он забыт</w:delText>
        </w:r>
        <w:r w:rsidR="002A7540" w:rsidDel="00857024">
          <w:delText>;</w:delText>
        </w:r>
      </w:del>
    </w:p>
    <w:p w:rsidR="00844674" w:rsidRPr="00844674" w:rsidDel="00857024" w:rsidRDefault="00844674" w:rsidP="00844674">
      <w:pPr>
        <w:pStyle w:val="123"/>
        <w:rPr>
          <w:del w:id="631" w:author="Uchaev Maksim" w:date="2019-10-18T12:05:00Z"/>
        </w:rPr>
      </w:pPr>
      <w:del w:id="632" w:author="Uchaev Maksim" w:date="2019-10-18T12:05:00Z">
        <w:r w:rsidDel="00857024">
          <w:delText xml:space="preserve">- </w:delText>
        </w:r>
        <w:r w:rsidR="002A7540" w:rsidDel="00857024">
          <w:delText>в</w:delText>
        </w:r>
        <w:r w:rsidDel="00857024">
          <w:delText xml:space="preserve"> случаи отключения базы данных или клиент захотел написать обращение</w:delText>
        </w:r>
        <w:r w:rsidR="00B216CF" w:rsidDel="00857024">
          <w:delText>,</w:delText>
        </w:r>
        <w:r w:rsidDel="00857024">
          <w:delText xml:space="preserve"> а не говорить его специалисту существует кнопка печать</w:delText>
        </w:r>
        <w:r w:rsidR="00B216CF" w:rsidDel="00857024">
          <w:delText>,</w:delText>
        </w:r>
        <w:r w:rsidDel="00857024">
          <w:delText xml:space="preserve"> которая откроет файл для печати заявления обращений граждан.</w:delText>
        </w:r>
      </w:del>
    </w:p>
    <w:p w:rsidR="003A6293" w:rsidDel="00857024" w:rsidRDefault="00E61096" w:rsidP="00DC58DF">
      <w:pPr>
        <w:pStyle w:val="123"/>
        <w:rPr>
          <w:del w:id="633" w:author="Uchaev Maksim" w:date="2019-10-18T12:05:00Z"/>
        </w:rPr>
      </w:pPr>
      <w:del w:id="634" w:author="Uchaev Maksim" w:date="2019-10-18T12:05:00Z">
        <w:r w:rsidDel="00857024">
          <w:delText>Специальные требования</w:delText>
        </w:r>
      </w:del>
    </w:p>
    <w:p w:rsidR="00E61096" w:rsidDel="00857024" w:rsidRDefault="003429F5" w:rsidP="00E61096">
      <w:pPr>
        <w:pStyle w:val="123"/>
        <w:rPr>
          <w:del w:id="635" w:author="Uchaev Maksim" w:date="2019-10-18T12:05:00Z"/>
        </w:rPr>
      </w:pPr>
      <w:ins w:id="636" w:author="kirill shustov" w:date="2019-05-31T20:41:00Z">
        <w:del w:id="637" w:author="Uchaev Maksim" w:date="2019-10-18T12:05:00Z">
          <w:r w:rsidDel="00857024">
            <w:delText>С</w:delText>
          </w:r>
        </w:del>
      </w:ins>
      <w:del w:id="638" w:author="Uchaev Maksim" w:date="2019-10-18T12:05:00Z">
        <w:r w:rsidR="008B5752" w:rsidRPr="00E61096" w:rsidDel="00857024">
          <w:delText>схема информационных потоков</w:delText>
        </w:r>
      </w:del>
    </w:p>
    <w:p w:rsidR="00E61096" w:rsidRPr="00E61096" w:rsidDel="00857024" w:rsidRDefault="00E61096" w:rsidP="00E61096">
      <w:pPr>
        <w:pStyle w:val="123"/>
        <w:rPr>
          <w:del w:id="639" w:author="Uchaev Maksim" w:date="2019-10-18T12:05:00Z"/>
        </w:rPr>
      </w:pPr>
      <w:del w:id="640" w:author="Uchaev Maksim" w:date="2019-10-18T12:05:00Z">
        <w:r w:rsidDel="00857024">
          <w:delText>Схема информационных потоков отображает входные и выходные данные, представленные на рисунк</w:delText>
        </w:r>
      </w:del>
      <w:ins w:id="641" w:author="kirill shustov" w:date="2019-05-31T20:46:00Z">
        <w:del w:id="642" w:author="Uchaev Maksim" w:date="2019-10-18T12:05:00Z">
          <w:r w:rsidR="003429F5" w:rsidDel="00857024">
            <w:delText>е</w:delText>
          </w:r>
        </w:del>
      </w:ins>
      <w:del w:id="643" w:author="Uchaev Maksim" w:date="2019-10-18T12:05:00Z">
        <w:r w:rsidDel="00857024">
          <w:delText>и 1</w:delText>
        </w:r>
      </w:del>
      <w:ins w:id="644" w:author="kirill shustov" w:date="2019-05-31T20:46:00Z">
        <w:del w:id="645" w:author="Uchaev Maksim" w:date="2019-10-18T12:05:00Z">
          <w:r w:rsidR="003429F5" w:rsidDel="00857024">
            <w:delText>.</w:delText>
          </w:r>
        </w:del>
      </w:ins>
    </w:p>
    <w:p w:rsidR="00727F4C" w:rsidDel="00857024" w:rsidRDefault="003429F5" w:rsidP="007F4C5A">
      <w:pPr>
        <w:pStyle w:val="123"/>
        <w:rPr>
          <w:del w:id="646" w:author="Uchaev Maksim" w:date="2019-10-18T12:05:00Z"/>
        </w:rPr>
      </w:pPr>
      <w:bookmarkStart w:id="647" w:name="_Toc9581291"/>
      <w:bookmarkStart w:id="648" w:name="_Toc9618755"/>
      <w:del w:id="649" w:author="Uchaev Maksim" w:date="2019-10-18T12:05:00Z">
        <w:r w:rsidDel="00857024"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4BBA8BAB" wp14:editId="4E8D058C">
                  <wp:simplePos x="0" y="0"/>
                  <wp:positionH relativeFrom="column">
                    <wp:posOffset>590550</wp:posOffset>
                  </wp:positionH>
                  <wp:positionV relativeFrom="paragraph">
                    <wp:posOffset>12700</wp:posOffset>
                  </wp:positionV>
                  <wp:extent cx="5551667" cy="2466340"/>
                  <wp:effectExtent l="0" t="0" r="11430" b="29210"/>
                  <wp:wrapNone/>
                  <wp:docPr id="25" name="Группа 2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551667" cy="2466340"/>
                            <a:chOff x="115261" y="-315470"/>
                            <a:chExt cx="6250552" cy="3650633"/>
                          </a:xfrm>
                        </wpg:grpSpPr>
                        <wps:wsp>
                          <wps:cNvPr id="1" name="Овал 1"/>
                          <wps:cNvSpPr/>
                          <wps:spPr>
                            <a:xfrm>
                              <a:off x="171586" y="-191401"/>
                              <a:ext cx="1567543" cy="114422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2270" w:rsidRPr="002E44CD" w:rsidRDefault="00CF2270" w:rsidP="002E44C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2E44CD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Точка входа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Прямоугольник 2"/>
                          <wps:cNvSpPr/>
                          <wps:spPr>
                            <a:xfrm>
                              <a:off x="2120794" y="272756"/>
                              <a:ext cx="1790379" cy="81675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627C3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Графический интерфейс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Прямоугольник 3"/>
                          <wps:cNvSpPr/>
                          <wps:spPr>
                            <a:xfrm>
                              <a:off x="115261" y="1567541"/>
                              <a:ext cx="1790065" cy="1252547"/>
                            </a:xfrm>
                            <a:prstGeom prst="rect">
                              <a:avLst/>
                            </a:prstGeom>
                            <a:solidFill>
                              <a:srgbClr val="4472C4"/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ins w:id="650" w:author="kirill shustov" w:date="2019-05-31T20:42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Мод</w:t>
                                  </w:r>
                                </w:ins>
                                <w:ins w:id="651" w:author="kirill shustov" w:date="2019-05-31T20:43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уль д</w:t>
                                  </w:r>
                                </w:ins>
                                <w:del w:id="652" w:author="kirill shustov" w:date="2019-05-31T20:42:00Z">
                                  <w:r w:rsidRPr="00627C31" w:rsidDel="003429F5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delText>Д</w:delText>
                                  </w:r>
                                </w:del>
                                <w:r w:rsidRPr="00627C31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обавлени</w:t>
                                </w:r>
                                <w:ins w:id="653" w:author="kirill shustov" w:date="2019-05-31T20:43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я</w:t>
                                  </w:r>
                                </w:ins>
                                <w:del w:id="654" w:author="kirill shustov" w:date="2019-05-31T20:43:00Z">
                                  <w:r w:rsidRPr="00627C31" w:rsidDel="003429F5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delText>е</w:delText>
                                  </w:r>
                                </w:del>
                                <w:r w:rsidRPr="00627C31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Прямоугольник 4"/>
                          <wps:cNvSpPr/>
                          <wps:spPr>
                            <a:xfrm>
                              <a:off x="2120615" y="1274868"/>
                              <a:ext cx="1885722" cy="822873"/>
                            </a:xfrm>
                            <a:prstGeom prst="rect">
                              <a:avLst/>
                            </a:prstGeom>
                            <a:solidFill>
                              <a:srgbClr val="4472C4"/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ins w:id="655" w:author="kirill shustov" w:date="2019-05-31T20:43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Модуль п</w:t>
                                  </w:r>
                                </w:ins>
                                <w:del w:id="656" w:author="kirill shustov" w:date="2019-05-31T20:43:00Z">
                                  <w:r w:rsidDel="003429F5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delText>П</w:delText>
                                  </w:r>
                                </w:del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росмотр</w:t>
                                </w:r>
                                <w:ins w:id="657" w:author="kirill shustov" w:date="2019-05-31T20:43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а</w:t>
                                  </w:r>
                                </w:ins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оугольник 5"/>
                          <wps:cNvSpPr/>
                          <wps:spPr>
                            <a:xfrm>
                              <a:off x="4156701" y="1567543"/>
                              <a:ext cx="1790065" cy="1049525"/>
                            </a:xfrm>
                            <a:prstGeom prst="rect">
                              <a:avLst/>
                            </a:prstGeom>
                            <a:solidFill>
                              <a:srgbClr val="4472C4"/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ins w:id="658" w:author="kirill shustov" w:date="2019-05-31T20:45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Модуль у</w:t>
                                  </w:r>
                                </w:ins>
                                <w:del w:id="659" w:author="kirill shustov" w:date="2019-05-31T20:45:00Z">
                                  <w:r w:rsidDel="003429F5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delText>У</w:delText>
                                  </w:r>
                                </w:del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далени</w:t>
                                </w:r>
                                <w:ins w:id="660" w:author="kirill shustov" w:date="2019-05-31T20:45:00Z"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я</w:t>
                                  </w:r>
                                </w:ins>
                                <w:del w:id="661" w:author="kirill shustov" w:date="2019-05-31T20:45:00Z">
                                  <w:r w:rsidDel="003429F5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delText>е</w:delText>
                                  </w:r>
                                </w:del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Овал 6"/>
                          <wps:cNvSpPr/>
                          <wps:spPr>
                            <a:xfrm>
                              <a:off x="4798270" y="-315470"/>
                              <a:ext cx="1567543" cy="1099241"/>
                            </a:xfrm>
                            <a:prstGeom prst="ellipse">
                              <a:avLst/>
                            </a:prstGeom>
                            <a:solidFill>
                              <a:srgbClr val="ED7D31"/>
                            </a:solidFill>
                            <a:ln w="12700" cap="flat" cmpd="sng" algn="ctr">
                              <a:solidFill>
                                <a:srgbClr val="ED7D31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27C31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Точка 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ы</w:t>
                                </w:r>
                                <w:r w:rsidRPr="00627C31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хода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рямоугольник 7"/>
                          <wps:cNvSpPr/>
                          <wps:spPr>
                            <a:xfrm>
                              <a:off x="2166164" y="2278698"/>
                              <a:ext cx="1790381" cy="871758"/>
                            </a:xfrm>
                            <a:prstGeom prst="rect">
                              <a:avLst/>
                            </a:prstGeom>
                            <a:solidFill>
                              <a:srgbClr val="4472C4"/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CF2270" w:rsidRPr="00627C31" w:rsidRDefault="00CF2270" w:rsidP="00627C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27C31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Графический интерфейс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рямая соединительная линия 8"/>
                          <wps:cNvCnPr/>
                          <wps:spPr>
                            <a:xfrm>
                              <a:off x="1567543" y="34552"/>
                              <a:ext cx="1475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Прямая со стрелкой 10"/>
                          <wps:cNvCnPr/>
                          <wps:spPr>
                            <a:xfrm>
                              <a:off x="3042237" y="34552"/>
                              <a:ext cx="0" cy="23820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1"/>
                          <wps:cNvCnPr/>
                          <wps:spPr>
                            <a:xfrm flipH="1">
                              <a:off x="790282" y="1010562"/>
                              <a:ext cx="13523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 стрелкой 12"/>
                          <wps:cNvCnPr/>
                          <wps:spPr>
                            <a:xfrm flipH="1">
                              <a:off x="767646" y="1010562"/>
                              <a:ext cx="699" cy="54929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Прямая со стрелкой 13"/>
                          <wps:cNvCnPr/>
                          <wps:spPr>
                            <a:xfrm>
                              <a:off x="3042649" y="1089515"/>
                              <a:ext cx="593" cy="1853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Прямая со стрелкой 14"/>
                          <wps:cNvCnPr>
                            <a:stCxn id="4" idx="2"/>
                          </wps:cNvCnPr>
                          <wps:spPr>
                            <a:xfrm flipH="1">
                              <a:off x="3063128" y="2097741"/>
                              <a:ext cx="84" cy="18095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Прямая соединительная линия 15"/>
                          <wps:cNvCnPr/>
                          <wps:spPr>
                            <a:xfrm>
                              <a:off x="3911174" y="952820"/>
                              <a:ext cx="113755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Прямая со стрелкой 16"/>
                          <wps:cNvCnPr/>
                          <wps:spPr>
                            <a:xfrm>
                              <a:off x="5047770" y="952820"/>
                              <a:ext cx="0" cy="6064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Прямая соединительная линия 17"/>
                          <wps:cNvCnPr/>
                          <wps:spPr>
                            <a:xfrm>
                              <a:off x="768404" y="2820089"/>
                              <a:ext cx="0" cy="1613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Прямая со стрелкой 18"/>
                          <wps:cNvCnPr/>
                          <wps:spPr>
                            <a:xfrm>
                              <a:off x="768404" y="2980764"/>
                              <a:ext cx="139849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Прямая соединительная линия 20"/>
                          <wps:cNvCnPr/>
                          <wps:spPr>
                            <a:xfrm flipH="1">
                              <a:off x="5047969" y="2617067"/>
                              <a:ext cx="314" cy="3648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Прямая со стрелкой 21"/>
                          <wps:cNvCnPr/>
                          <wps:spPr>
                            <a:xfrm flipH="1">
                              <a:off x="3956958" y="2980764"/>
                              <a:ext cx="1091447" cy="58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Прямая соединительная линия 22"/>
                          <wps:cNvCnPr>
                            <a:stCxn id="7" idx="2"/>
                          </wps:cNvCnPr>
                          <wps:spPr>
                            <a:xfrm flipH="1">
                              <a:off x="3041831" y="3150455"/>
                              <a:ext cx="19444" cy="1847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Прямая соединительная линия 23"/>
                          <wps:cNvCnPr/>
                          <wps:spPr>
                            <a:xfrm>
                              <a:off x="3042878" y="3334870"/>
                              <a:ext cx="305824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Прямая со стрелкой 24"/>
                          <wps:cNvCnPr/>
                          <wps:spPr>
                            <a:xfrm flipV="1">
                              <a:off x="6100483" y="622086"/>
                              <a:ext cx="0" cy="271254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4BBA8BAB" id="Группа 25" o:spid="_x0000_s1026" style="position:absolute;left:0;text-align:left;margin-left:46.5pt;margin-top:1pt;width:437.15pt;height:194.2pt;z-index:251657216;mso-width-relative:margin;mso-height-relative:margin" coordorigin="1152,-3154" coordsize="62505,36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">
                  <v:oval id="Овал 1" o:spid="_x0000_s1027" style="position:absolute;left:1715;top:-1914;width:15676;height:11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" fillcolor="#ed7d31 [3205]" strokecolor="#823b0b [1605]" strokeweight="1pt">
                    <v:stroke joinstyle="miter"/>
                    <v:textbox>
                      <w:txbxContent>
                        <w:p w:rsidR="00CF2270" w:rsidRPr="002E44CD" w:rsidRDefault="00CF2270" w:rsidP="002E44CD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E44CD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Точка входа</w:t>
                          </w:r>
                        </w:p>
                      </w:txbxContent>
                    </v:textbox>
                  </v:oval>
                  <v:rect id="Прямоугольник 2" o:spid="_x0000_s1028" style="position:absolute;left:21207;top:2727;width:17904;height:8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4472c4 [3204]" strokecolor="#1f3763 [1604]" strokeweight="1pt"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627C31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Графический интерфейс</w:t>
                          </w:r>
                        </w:p>
                      </w:txbxContent>
                    </v:textbox>
                  </v:rect>
                  <v:rect id="Прямоугольник 3" o:spid="_x0000_s1029" style="position:absolute;left:1152;top:15675;width:17901;height:1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" fillcolor="#4472c4" strokecolor="#2f528f" strokeweight="1pt"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ins w:id="662" w:author="kirill shustov" w:date="2019-05-31T20:42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Мод</w:t>
                            </w:r>
                          </w:ins>
                          <w:ins w:id="663" w:author="kirill shustov" w:date="2019-05-31T20:43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уль д</w:t>
                            </w:r>
                          </w:ins>
                          <w:del w:id="664" w:author="kirill shustov" w:date="2019-05-31T20:42:00Z">
                            <w:r w:rsidRPr="00627C31" w:rsidDel="003429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delText>Д</w:delText>
                            </w:r>
                          </w:del>
                          <w:r w:rsidRPr="00627C3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обавлени</w:t>
                          </w:r>
                          <w:ins w:id="665" w:author="kirill shustov" w:date="2019-05-31T20:43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я</w:t>
                            </w:r>
                          </w:ins>
                          <w:del w:id="666" w:author="kirill shustov" w:date="2019-05-31T20:43:00Z">
                            <w:r w:rsidRPr="00627C31" w:rsidDel="003429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delText>е</w:delText>
                            </w:r>
                          </w:del>
                          <w:r w:rsidRPr="00627C3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 xml:space="preserve"> данных</w:t>
                          </w:r>
                        </w:p>
                      </w:txbxContent>
                    </v:textbox>
                  </v:rect>
                  <v:rect id="Прямоугольник 4" o:spid="_x0000_s1030" style="position:absolute;left:21206;top:12748;width:18857;height:8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" fillcolor="#4472c4" strokecolor="#2f528f" strokeweight="1pt"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ins w:id="667" w:author="kirill shustov" w:date="2019-05-31T20:43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Модуль п</w:t>
                            </w:r>
                          </w:ins>
                          <w:del w:id="668" w:author="kirill shustov" w:date="2019-05-31T20:43:00Z">
                            <w:r w:rsidDel="003429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delText>П</w:delText>
                            </w:r>
                          </w:del>
                          <w: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росмотр</w:t>
                          </w:r>
                          <w:ins w:id="669" w:author="kirill shustov" w:date="2019-05-31T20:43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а</w:t>
                            </w:r>
                          </w:ins>
                          <w: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 xml:space="preserve"> данных</w:t>
                          </w:r>
                        </w:p>
                      </w:txbxContent>
                    </v:textbox>
                  </v:rect>
                  <v:rect id="Прямоугольник 5" o:spid="_x0000_s1031" style="position:absolute;left:41567;top:15675;width:17900;height:10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" fillcolor="#4472c4" strokecolor="#2f528f" strokeweight="1pt"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ins w:id="670" w:author="kirill shustov" w:date="2019-05-31T20:45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Модуль у</w:t>
                            </w:r>
                          </w:ins>
                          <w:del w:id="671" w:author="kirill shustov" w:date="2019-05-31T20:45:00Z">
                            <w:r w:rsidDel="003429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delText>У</w:delText>
                            </w:r>
                          </w:del>
                          <w: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далени</w:t>
                          </w:r>
                          <w:ins w:id="672" w:author="kirill shustov" w:date="2019-05-31T20:45:00Z"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я</w:t>
                            </w:r>
                          </w:ins>
                          <w:del w:id="673" w:author="kirill shustov" w:date="2019-05-31T20:45:00Z">
                            <w:r w:rsidDel="003429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delText>е</w:delText>
                            </w:r>
                          </w:del>
                          <w: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 xml:space="preserve"> данных</w:t>
                          </w:r>
                        </w:p>
                      </w:txbxContent>
                    </v:textbox>
                  </v:rect>
                  <v:oval id="Овал 6" o:spid="_x0000_s1032" style="position:absolute;left:47982;top:-3154;width:15676;height:10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" fillcolor="#ed7d31" strokecolor="#ae5a21" strokeweight="1pt">
                    <v:stroke joinstyle="miter"/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27C3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Точка в</w:t>
                          </w:r>
                          <w: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ы</w:t>
                          </w:r>
                          <w:r w:rsidRPr="00627C3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хода</w:t>
                          </w:r>
                        </w:p>
                      </w:txbxContent>
                    </v:textbox>
                  </v:oval>
                  <v:rect id="Прямоугольник 7" o:spid="_x0000_s1033" style="position:absolute;left:21661;top:22786;width:17904;height:8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" fillcolor="#4472c4" strokecolor="#2f528f" strokeweight="1pt">
                    <v:textbox>
                      <w:txbxContent>
                        <w:p w:rsidR="00CF2270" w:rsidRPr="00627C31" w:rsidRDefault="00CF2270" w:rsidP="00627C3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27C3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t>Графический интерфейс</w:t>
                          </w:r>
                        </w:p>
                      </w:txbxContent>
                    </v:textbox>
                  </v:rect>
                  <v:line id="Прямая соединительная линия 8" o:spid="_x0000_s1034" style="position:absolute;visibility:visible;mso-wrap-style:square" from="15675,345" to="30432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" o:spid="_x0000_s1035" type="#_x0000_t32" style="position:absolute;left:30422;top:345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" strokecolor="black [3200]" strokeweight="1.5pt">
                    <v:stroke endarrow="block" joinstyle="miter"/>
                  </v:shape>
                  <v:line id="Прямая соединительная линия 11" o:spid="_x0000_s1036" style="position:absolute;flip:x;visibility:visible;mso-wrap-style:square" from="7902,10105" to="21426,10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" strokecolor="black [3200]" strokeweight="1.5pt">
                    <v:stroke joinstyle="miter"/>
                  </v:line>
                  <v:shape id="Прямая со стрелкой 12" o:spid="_x0000_s1037" type="#_x0000_t32" style="position:absolute;left:7676;top:10105;width:7;height:54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" strokecolor="black [3200]" strokeweight="1.5pt">
                    <v:stroke endarrow="block" joinstyle="miter"/>
                  </v:shape>
                  <v:shape id="Прямая со стрелкой 13" o:spid="_x0000_s1038" type="#_x0000_t32" style="position:absolute;left:30426;top:10895;width:6;height:18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" strokecolor="black [3200]" strokeweight="1.5pt">
                    <v:stroke endarrow="block" joinstyle="miter"/>
                  </v:shape>
                  <v:shape id="Прямая со стрелкой 14" o:spid="_x0000_s1039" type="#_x0000_t32" style="position:absolute;left:30631;top:20977;width:1;height:18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" strokecolor="black [3200]" strokeweight="1.5pt">
                    <v:stroke endarrow="block" joinstyle="miter"/>
                  </v:shape>
                  <v:line id="Прямая соединительная линия 15" o:spid="_x0000_s1040" style="position:absolute;visibility:visible;mso-wrap-style:square" from="39111,9528" to="50487,9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" strokecolor="black [3200]" strokeweight="1.5pt">
                    <v:stroke joinstyle="miter"/>
                  </v:line>
                  <v:shape id="Прямая со стрелкой 16" o:spid="_x0000_s1041" type="#_x0000_t32" style="position:absolute;left:50477;top:9528;width:0;height:6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" strokecolor="black [3200]" strokeweight="1.5pt">
                    <v:stroke endarrow="block" joinstyle="miter"/>
                  </v:shape>
                  <v:line id="Прямая соединительная линия 17" o:spid="_x0000_s1042" style="position:absolute;visibility:visible;mso-wrap-style:square" from="7684,28200" to="7684,2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" strokecolor="black [3200]" strokeweight="1.5pt">
                    <v:stroke joinstyle="miter"/>
                  </v:line>
                  <v:shape id="Прямая со стрелкой 18" o:spid="_x0000_s1043" type="#_x0000_t32" style="position:absolute;left:7684;top:29807;width:13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" strokecolor="black [3200]" strokeweight="1.5pt">
                    <v:stroke endarrow="block" joinstyle="miter"/>
                  </v:shape>
                  <v:line id="Прямая соединительная линия 20" o:spid="_x0000_s1044" style="position:absolute;flip:x;visibility:visible;mso-wrap-style:square" from="50479,26170" to="50482,29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" strokecolor="black [3200]" strokeweight="1.5pt">
                    <v:stroke joinstyle="miter"/>
                  </v:line>
                  <v:shape id="Прямая со стрелкой 21" o:spid="_x0000_s1045" type="#_x0000_t32" style="position:absolute;left:39569;top:29807;width:10915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" strokecolor="black [3200]" strokeweight="1.5pt">
                    <v:stroke endarrow="block" joinstyle="miter"/>
                  </v:shape>
                  <v:line id="Прямая соединительная линия 22" o:spid="_x0000_s1046" style="position:absolute;flip:x;visibility:visible;mso-wrap-style:square" from="30418,31504" to="30612,3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" strokecolor="black [3200]" strokeweight="1.5pt">
                    <v:stroke joinstyle="miter"/>
                  </v:line>
                  <v:line id="Прямая соединительная линия 23" o:spid="_x0000_s1047" style="position:absolute;visibility:visible;mso-wrap-style:square" from="30428,33348" to="61011,33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" strokecolor="black [3200]" strokeweight="1.5pt">
                    <v:stroke joinstyle="miter"/>
                  </v:line>
                  <v:shape id="Прямая со стрелкой 24" o:spid="_x0000_s1048" type="#_x0000_t32" style="position:absolute;left:61004;top:6220;width:0;height:271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" strokecolor="black [3200]" strokeweight="1.5pt">
                    <v:stroke endarrow="block" joinstyle="miter"/>
                  </v:shape>
                </v:group>
              </w:pict>
            </mc:Fallback>
          </mc:AlternateContent>
        </w:r>
        <w:bookmarkEnd w:id="647"/>
        <w:bookmarkEnd w:id="648"/>
      </w:del>
    </w:p>
    <w:p w:rsidR="00727F4C" w:rsidDel="00857024" w:rsidRDefault="00727F4C" w:rsidP="007F4C5A">
      <w:pPr>
        <w:pStyle w:val="123"/>
        <w:rPr>
          <w:del w:id="674" w:author="Uchaev Maksim" w:date="2019-10-18T12:05:00Z"/>
        </w:rPr>
      </w:pPr>
    </w:p>
    <w:p w:rsidR="00727F4C" w:rsidDel="00857024" w:rsidRDefault="00727F4C" w:rsidP="007F4C5A">
      <w:pPr>
        <w:pStyle w:val="123"/>
        <w:rPr>
          <w:del w:id="675" w:author="Uchaev Maksim" w:date="2019-10-18T12:05:00Z"/>
        </w:rPr>
      </w:pPr>
    </w:p>
    <w:p w:rsidR="00727F4C" w:rsidDel="00857024" w:rsidRDefault="00727F4C" w:rsidP="007F4C5A">
      <w:pPr>
        <w:pStyle w:val="123"/>
        <w:rPr>
          <w:del w:id="676" w:author="Uchaev Maksim" w:date="2019-10-18T12:05:00Z"/>
        </w:rPr>
      </w:pPr>
    </w:p>
    <w:p w:rsidR="00727F4C" w:rsidDel="00857024" w:rsidRDefault="00727F4C" w:rsidP="007F4C5A">
      <w:pPr>
        <w:pStyle w:val="123"/>
        <w:rPr>
          <w:del w:id="677" w:author="Uchaev Maksim" w:date="2019-10-18T12:05:00Z"/>
        </w:rPr>
      </w:pPr>
    </w:p>
    <w:p w:rsidR="00727F4C" w:rsidDel="00857024" w:rsidRDefault="00727F4C" w:rsidP="007F4C5A">
      <w:pPr>
        <w:pStyle w:val="123"/>
        <w:rPr>
          <w:del w:id="678" w:author="Uchaev Maksim" w:date="2019-10-18T12:05:00Z"/>
        </w:rPr>
      </w:pPr>
    </w:p>
    <w:p w:rsidR="00E61096" w:rsidDel="00857024" w:rsidRDefault="00E61096" w:rsidP="00467EDB">
      <w:pPr>
        <w:pStyle w:val="123"/>
        <w:ind w:left="0" w:firstLine="0"/>
        <w:rPr>
          <w:del w:id="679" w:author="Uchaev Maksim" w:date="2019-10-18T12:05:00Z"/>
        </w:rPr>
      </w:pPr>
    </w:p>
    <w:p w:rsidR="00467EDB" w:rsidDel="00857024" w:rsidRDefault="00467EDB" w:rsidP="00467EDB">
      <w:pPr>
        <w:pStyle w:val="123"/>
        <w:ind w:left="0" w:firstLine="0"/>
        <w:rPr>
          <w:del w:id="680" w:author="Uchaev Maksim" w:date="2019-10-18T12:05:00Z"/>
        </w:rPr>
      </w:pPr>
    </w:p>
    <w:p w:rsidR="00467EDB" w:rsidDel="00857024" w:rsidRDefault="00467EDB" w:rsidP="00467EDB">
      <w:pPr>
        <w:pStyle w:val="222"/>
        <w:spacing w:after="240"/>
        <w:rPr>
          <w:del w:id="681" w:author="Uchaev Maksim" w:date="2019-10-18T12:05:00Z"/>
        </w:rPr>
      </w:pPr>
      <w:bookmarkStart w:id="682" w:name="_Toc9528678"/>
    </w:p>
    <w:bookmarkEnd w:id="682"/>
    <w:p w:rsidR="00E61096" w:rsidDel="00857024" w:rsidRDefault="00E61096" w:rsidP="00467EDB">
      <w:pPr>
        <w:pStyle w:val="222"/>
        <w:spacing w:before="240" w:after="720"/>
        <w:rPr>
          <w:del w:id="683" w:author="Uchaev Maksim" w:date="2019-10-18T12:05:00Z"/>
        </w:rPr>
      </w:pPr>
    </w:p>
    <w:p w:rsidR="00E61096" w:rsidDel="00857024" w:rsidRDefault="00E61096" w:rsidP="00DC58DF">
      <w:pPr>
        <w:pStyle w:val="222"/>
        <w:rPr>
          <w:del w:id="684" w:author="Uchaev Maksim" w:date="2019-10-18T12:05:00Z"/>
        </w:rPr>
      </w:pPr>
    </w:p>
    <w:p w:rsidR="002E44CD" w:rsidDel="00857024" w:rsidRDefault="002E44CD" w:rsidP="00DC58DF">
      <w:pPr>
        <w:pStyle w:val="222"/>
        <w:rPr>
          <w:del w:id="685" w:author="Uchaev Maksim" w:date="2019-10-18T12:05:00Z"/>
        </w:rPr>
      </w:pPr>
    </w:p>
    <w:p w:rsidR="002E44CD" w:rsidDel="00857024" w:rsidRDefault="002E44CD">
      <w:pPr>
        <w:pStyle w:val="123"/>
        <w:spacing w:after="240"/>
        <w:jc w:val="center"/>
        <w:rPr>
          <w:del w:id="686" w:author="Uchaev Maksim" w:date="2019-10-18T12:05:00Z"/>
        </w:rPr>
        <w:pPrChange w:id="687" w:author="kirill shustov" w:date="2019-05-24T11:11:00Z">
          <w:pPr>
            <w:pStyle w:val="123"/>
            <w:spacing w:after="120"/>
            <w:jc w:val="center"/>
          </w:pPr>
        </w:pPrChange>
      </w:pPr>
    </w:p>
    <w:p w:rsidR="0004461C" w:rsidDel="00857024" w:rsidRDefault="0004461C">
      <w:pPr>
        <w:pStyle w:val="123"/>
        <w:spacing w:after="240"/>
        <w:rPr>
          <w:ins w:id="688" w:author="kirill shustov" w:date="2019-05-24T11:11:00Z"/>
          <w:del w:id="689" w:author="Uchaev Maksim" w:date="2019-10-18T12:05:00Z"/>
        </w:rPr>
        <w:pPrChange w:id="690" w:author="kirill shustov" w:date="2019-05-24T11:11:00Z">
          <w:pPr>
            <w:pStyle w:val="123"/>
            <w:spacing w:after="840"/>
          </w:pPr>
        </w:pPrChange>
      </w:pPr>
    </w:p>
    <w:p w:rsidR="00727F4C" w:rsidDel="00857024" w:rsidRDefault="00727F4C" w:rsidP="002A7540">
      <w:pPr>
        <w:pStyle w:val="123"/>
        <w:jc w:val="center"/>
        <w:rPr>
          <w:del w:id="691" w:author="Uchaev Maksim" w:date="2019-10-18T12:05:00Z"/>
        </w:rPr>
      </w:pPr>
    </w:p>
    <w:p w:rsidR="00727F4C" w:rsidDel="00857024" w:rsidRDefault="00727F4C" w:rsidP="002A7540">
      <w:pPr>
        <w:pStyle w:val="123"/>
        <w:jc w:val="center"/>
        <w:rPr>
          <w:del w:id="692" w:author="Uchaev Maksim" w:date="2019-10-18T12:05:00Z"/>
        </w:rPr>
      </w:pPr>
    </w:p>
    <w:p w:rsidR="00727F4C" w:rsidDel="00857024" w:rsidRDefault="00727F4C" w:rsidP="002A7540">
      <w:pPr>
        <w:pStyle w:val="123"/>
        <w:jc w:val="center"/>
        <w:rPr>
          <w:del w:id="693" w:author="Uchaev Maksim" w:date="2019-10-18T12:05:00Z"/>
        </w:rPr>
      </w:pPr>
    </w:p>
    <w:p w:rsidR="00B216CF" w:rsidDel="00857024" w:rsidRDefault="0067223A" w:rsidP="00727F4C">
      <w:pPr>
        <w:pStyle w:val="123"/>
        <w:spacing w:after="120"/>
        <w:jc w:val="center"/>
        <w:rPr>
          <w:ins w:id="694" w:author="kirill shustov" w:date="2019-05-24T11:11:00Z"/>
          <w:del w:id="695" w:author="Uchaev Maksim" w:date="2019-10-18T12:05:00Z"/>
        </w:rPr>
      </w:pPr>
      <w:del w:id="696" w:author="Uchaev Maksim" w:date="2019-10-18T12:05:00Z">
        <w:r w:rsidDel="00857024">
          <w:delText>Рисунок 1 – Взаимодействие модулей системы</w:delText>
        </w:r>
      </w:del>
    </w:p>
    <w:p w:rsidR="0004461C" w:rsidDel="00857024" w:rsidRDefault="0004461C" w:rsidP="00727F4C">
      <w:pPr>
        <w:pStyle w:val="123"/>
        <w:spacing w:after="120"/>
        <w:jc w:val="center"/>
        <w:rPr>
          <w:ins w:id="697" w:author="kirill shustov" w:date="2019-05-24T11:11:00Z"/>
          <w:del w:id="698" w:author="Uchaev Maksim" w:date="2019-10-18T12:05:00Z"/>
        </w:rPr>
      </w:pPr>
    </w:p>
    <w:p w:rsidR="0004461C" w:rsidDel="00857024" w:rsidRDefault="0004461C">
      <w:pPr>
        <w:pStyle w:val="123"/>
        <w:jc w:val="center"/>
        <w:rPr>
          <w:del w:id="699" w:author="Uchaev Maksim" w:date="2019-10-18T12:05:00Z"/>
        </w:rPr>
        <w:pPrChange w:id="700" w:author="kirill shustov" w:date="2019-05-24T11:11:00Z">
          <w:pPr>
            <w:pStyle w:val="123"/>
            <w:spacing w:after="120"/>
            <w:jc w:val="center"/>
          </w:pPr>
        </w:pPrChange>
      </w:pPr>
    </w:p>
    <w:p w:rsidR="003A6293" w:rsidRPr="0067223A" w:rsidDel="00857024" w:rsidRDefault="00DC58DF">
      <w:pPr>
        <w:pStyle w:val="222"/>
        <w:spacing w:before="0"/>
        <w:rPr>
          <w:del w:id="701" w:author="Uchaev Maksim" w:date="2019-10-18T12:05:00Z"/>
        </w:rPr>
        <w:pPrChange w:id="702" w:author="kirill shustov" w:date="2019-05-24T11:11:00Z">
          <w:pPr>
            <w:pStyle w:val="222"/>
            <w:spacing w:before="480"/>
          </w:pPr>
        </w:pPrChange>
      </w:pPr>
      <w:bookmarkStart w:id="703" w:name="_Toc9524351"/>
      <w:bookmarkStart w:id="704" w:name="_Toc9525067"/>
      <w:bookmarkStart w:id="705" w:name="_Toc9528679"/>
      <w:bookmarkStart w:id="706" w:name="_Toc9581292"/>
      <w:bookmarkStart w:id="707" w:name="_Toc9618756"/>
      <w:del w:id="708" w:author="Uchaev Maksim" w:date="2019-10-18T12:05:00Z">
        <w:r w:rsidRPr="0067223A" w:rsidDel="00857024">
          <w:delText xml:space="preserve">1.2 </w:delText>
        </w:r>
        <w:r w:rsidR="002A7540" w:rsidDel="00857024">
          <w:delText>И</w:delText>
        </w:r>
        <w:r w:rsidR="003A6293" w:rsidRPr="0067223A" w:rsidDel="00857024">
          <w:delText>нтерфейс</w:delText>
        </w:r>
        <w:r w:rsidRPr="0067223A" w:rsidDel="00857024">
          <w:delText xml:space="preserve"> программного модуля «</w:delText>
        </w:r>
        <w:r w:rsidR="0067223A" w:rsidRPr="0067223A" w:rsidDel="00857024">
          <w:delText>Регистрация обращений граждан</w:delText>
        </w:r>
        <w:r w:rsidRPr="0067223A" w:rsidDel="00857024">
          <w:delText>»</w:delText>
        </w:r>
        <w:bookmarkEnd w:id="703"/>
        <w:bookmarkEnd w:id="704"/>
        <w:bookmarkEnd w:id="705"/>
        <w:bookmarkEnd w:id="706"/>
        <w:bookmarkEnd w:id="707"/>
      </w:del>
    </w:p>
    <w:p w:rsidR="003A6293" w:rsidDel="00857024" w:rsidRDefault="003A6293" w:rsidP="00DC58DF">
      <w:pPr>
        <w:pStyle w:val="123"/>
        <w:rPr>
          <w:del w:id="709" w:author="Uchaev Maksim" w:date="2019-10-18T12:05:00Z"/>
        </w:rPr>
      </w:pPr>
      <w:del w:id="710" w:author="Uchaev Maksim" w:date="2019-10-18T12:05:00Z">
        <w:r w:rsidDel="00857024">
          <w:delText>Дизайн</w:delText>
        </w:r>
      </w:del>
      <w:ins w:id="711" w:author="kirill shustov" w:date="2019-06-01T12:35:00Z">
        <w:del w:id="712" w:author="Uchaev Maksim" w:date="2019-10-18T12:05:00Z">
          <w:r w:rsidR="00EF2856" w:rsidDel="00857024">
            <w:delText>.</w:delText>
          </w:r>
        </w:del>
      </w:ins>
    </w:p>
    <w:p w:rsidR="003A6293" w:rsidDel="00857024" w:rsidRDefault="003A6293" w:rsidP="00DC58DF">
      <w:pPr>
        <w:pStyle w:val="123"/>
        <w:rPr>
          <w:del w:id="713" w:author="Uchaev Maksim" w:date="2019-10-18T12:05:00Z"/>
        </w:rPr>
      </w:pPr>
      <w:del w:id="714" w:author="Uchaev Maksim" w:date="2019-10-18T12:05:00Z">
        <w:r w:rsidDel="00857024">
          <w:delText xml:space="preserve">Цветовая схема системы выполнена </w:delText>
        </w:r>
        <w:r w:rsidR="007F4C5A" w:rsidDel="00857024">
          <w:delText>при помощи градиента в тёплых тонах с переходом от светло-синего до зелёного. Градиент имеет свое начало с двух сторон что добавляет симметрию и более красивый вид приложения. Дизайн главной формы создание обращений граждан показан на рисунке 2.</w:delText>
        </w:r>
      </w:del>
    </w:p>
    <w:p w:rsidR="00727F4C" w:rsidRPr="00727F4C" w:rsidDel="00857024" w:rsidRDefault="00DE148A" w:rsidP="00727F4C">
      <w:pPr>
        <w:rPr>
          <w:del w:id="715" w:author="Uchaev Maksim" w:date="2019-10-18T12:05:00Z"/>
        </w:rPr>
      </w:pPr>
      <w:ins w:id="716" w:author="kirill shustov" w:date="2019-05-24T17:57:00Z">
        <w:del w:id="717" w:author="Uchaev Maksim" w:date="2019-10-18T12:05:00Z">
          <w:r w:rsidDel="00857024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0288" behindDoc="1" locked="0" layoutInCell="1" allowOverlap="1" wp14:anchorId="131AB151" wp14:editId="021121A8">
                <wp:simplePos x="0" y="0"/>
                <wp:positionH relativeFrom="column">
                  <wp:posOffset>582930</wp:posOffset>
                </wp:positionH>
                <wp:positionV relativeFrom="paragraph">
                  <wp:posOffset>149225</wp:posOffset>
                </wp:positionV>
                <wp:extent cx="5623560" cy="3710940"/>
                <wp:effectExtent l="0" t="0" r="0" b="3810"/>
                <wp:wrapThrough wrapText="bothSides">
                  <wp:wrapPolygon edited="0">
                    <wp:start x="0" y="0"/>
                    <wp:lineTo x="0" y="21511"/>
                    <wp:lineTo x="21512" y="21511"/>
                    <wp:lineTo x="21512" y="0"/>
                    <wp:lineTo x="0" y="0"/>
                  </wp:wrapPolygon>
                </wp:wrapThrough>
                <wp:docPr id="33" name="Рисунок 33" descr="Регистрация обращений гражда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A7C5C5A.tmp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3560" cy="3710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del>
      </w:ins>
    </w:p>
    <w:p w:rsidR="00727F4C" w:rsidRPr="00727F4C" w:rsidDel="00857024" w:rsidRDefault="00727F4C" w:rsidP="00727F4C">
      <w:pPr>
        <w:rPr>
          <w:del w:id="718" w:author="Uchaev Maksim" w:date="2019-10-18T12:05:00Z"/>
        </w:rPr>
      </w:pPr>
    </w:p>
    <w:p w:rsidR="00727F4C" w:rsidRPr="00727F4C" w:rsidDel="00857024" w:rsidRDefault="00727F4C" w:rsidP="00727F4C">
      <w:pPr>
        <w:rPr>
          <w:del w:id="719" w:author="Uchaev Maksim" w:date="2019-10-18T12:05:00Z"/>
        </w:rPr>
      </w:pPr>
    </w:p>
    <w:p w:rsidR="00727F4C" w:rsidDel="00857024" w:rsidRDefault="00727F4C" w:rsidP="00727F4C">
      <w:pPr>
        <w:rPr>
          <w:del w:id="720" w:author="Uchaev Maksim" w:date="2019-10-18T12:05:00Z"/>
          <w:rFonts w:ascii="Times New Roman" w:hAnsi="Times New Roman" w:cs="Times New Roman"/>
          <w:sz w:val="28"/>
          <w:szCs w:val="28"/>
        </w:rPr>
      </w:pPr>
    </w:p>
    <w:p w:rsidR="00727F4C" w:rsidDel="00857024" w:rsidRDefault="00727F4C" w:rsidP="00727F4C">
      <w:pPr>
        <w:tabs>
          <w:tab w:val="left" w:pos="948"/>
        </w:tabs>
        <w:rPr>
          <w:del w:id="721" w:author="Uchaev Maksim" w:date="2019-10-18T12:05:00Z"/>
        </w:rPr>
      </w:pPr>
      <w:del w:id="722" w:author="Uchaev Maksim" w:date="2019-10-18T12:05:00Z">
        <w:r w:rsidDel="00857024">
          <w:tab/>
        </w:r>
      </w:del>
    </w:p>
    <w:p w:rsidR="00727F4C" w:rsidDel="00857024" w:rsidRDefault="00727F4C" w:rsidP="00727F4C">
      <w:pPr>
        <w:tabs>
          <w:tab w:val="left" w:pos="948"/>
        </w:tabs>
        <w:rPr>
          <w:del w:id="723" w:author="Uchaev Maksim" w:date="2019-10-18T12:05:00Z"/>
        </w:rPr>
      </w:pPr>
    </w:p>
    <w:p w:rsidR="00727F4C" w:rsidDel="00857024" w:rsidRDefault="00727F4C" w:rsidP="00727F4C">
      <w:pPr>
        <w:tabs>
          <w:tab w:val="left" w:pos="948"/>
        </w:tabs>
        <w:rPr>
          <w:del w:id="724" w:author="Uchaev Maksim" w:date="2019-10-18T12:05:00Z"/>
        </w:rPr>
      </w:pPr>
    </w:p>
    <w:p w:rsidR="00467EDB" w:rsidDel="00857024" w:rsidRDefault="00467EDB" w:rsidP="00467EDB">
      <w:pPr>
        <w:tabs>
          <w:tab w:val="left" w:pos="948"/>
        </w:tabs>
        <w:spacing w:after="360"/>
        <w:rPr>
          <w:del w:id="725" w:author="Uchaev Maksim" w:date="2019-10-18T12:05:00Z"/>
        </w:rPr>
      </w:pPr>
    </w:p>
    <w:p w:rsidR="00727F4C" w:rsidRPr="00727F4C" w:rsidDel="00857024" w:rsidRDefault="00727F4C" w:rsidP="00467EDB">
      <w:pPr>
        <w:tabs>
          <w:tab w:val="left" w:pos="948"/>
        </w:tabs>
        <w:spacing w:before="240" w:after="120"/>
        <w:rPr>
          <w:del w:id="726" w:author="Uchaev Maksim" w:date="2019-10-18T12:05:00Z"/>
        </w:rPr>
      </w:pPr>
      <w:del w:id="727" w:author="Uchaev Maksim" w:date="2019-10-18T12:05:00Z">
        <w:r w:rsidDel="00857024">
          <w:rPr>
            <w:noProof/>
            <w:lang w:eastAsia="ru-RU"/>
          </w:rPr>
          <w:drawing>
            <wp:anchor distT="0" distB="0" distL="114300" distR="114300" simplePos="0" relativeHeight="251654144" behindDoc="0" locked="0" layoutInCell="1" allowOverlap="1" wp14:anchorId="6644EA78" wp14:editId="7CE3DF86">
              <wp:simplePos x="0" y="0"/>
              <wp:positionH relativeFrom="column">
                <wp:posOffset>986790</wp:posOffset>
              </wp:positionH>
              <wp:positionV relativeFrom="paragraph">
                <wp:posOffset>319405</wp:posOffset>
              </wp:positionV>
              <wp:extent cx="5212350" cy="3652323"/>
              <wp:effectExtent l="0" t="0" r="7620" b="5715"/>
              <wp:wrapSquare wrapText="bothSides"/>
              <wp:docPr id="26" name="Рисунок 26" descr="Регистрация обращений граждан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934EAE8.tmp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2350" cy="36523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:rsidR="007F4C5A" w:rsidDel="00857024" w:rsidRDefault="007F4C5A" w:rsidP="00DC58DF">
      <w:pPr>
        <w:pStyle w:val="123"/>
        <w:rPr>
          <w:del w:id="728" w:author="Uchaev Maksim" w:date="2019-10-18T12:05:00Z"/>
        </w:rPr>
      </w:pPr>
    </w:p>
    <w:p w:rsidR="00DF5EDD" w:rsidDel="00857024" w:rsidRDefault="00DF5EDD" w:rsidP="002A7540">
      <w:pPr>
        <w:pStyle w:val="123"/>
        <w:spacing w:after="360"/>
        <w:jc w:val="center"/>
        <w:rPr>
          <w:del w:id="729" w:author="Uchaev Maksim" w:date="2019-10-18T12:05:00Z"/>
        </w:rPr>
      </w:pPr>
      <w:del w:id="730" w:author="Uchaev Maksim" w:date="2019-10-18T12:05:00Z">
        <w:r w:rsidDel="00857024">
          <w:delText>Рисунок 2 – Дизайн главной формы создание обращений граждан.</w:delText>
        </w:r>
      </w:del>
    </w:p>
    <w:p w:rsidR="00DF5EDD" w:rsidDel="00857024" w:rsidRDefault="00DF5EDD" w:rsidP="00727F4C">
      <w:pPr>
        <w:pStyle w:val="123"/>
        <w:rPr>
          <w:ins w:id="731" w:author="kirill shustov" w:date="2019-05-24T11:12:00Z"/>
          <w:del w:id="732" w:author="Uchaev Maksim" w:date="2019-10-18T12:05:00Z"/>
        </w:rPr>
      </w:pPr>
      <w:del w:id="733" w:author="Uchaev Maksim" w:date="2019-10-18T12:05:00Z">
        <w:r w:rsidDel="00857024">
          <w:delText xml:space="preserve">Все данные о размере шрифтов, форм и цвете формы представлены в </w:delText>
        </w:r>
        <w:r w:rsidRPr="00B216CF" w:rsidDel="00857024">
          <w:delText>таблице 1</w:delText>
        </w:r>
      </w:del>
      <w:ins w:id="734" w:author="kirill shustov" w:date="2019-05-31T20:46:00Z">
        <w:del w:id="735" w:author="Uchaev Maksim" w:date="2019-10-18T12:05:00Z">
          <w:r w:rsidR="00891CE1" w:rsidDel="00857024">
            <w:delText>.</w:delText>
          </w:r>
        </w:del>
      </w:ins>
    </w:p>
    <w:p w:rsidR="0004461C" w:rsidDel="00857024" w:rsidRDefault="0004461C" w:rsidP="00727F4C">
      <w:pPr>
        <w:pStyle w:val="123"/>
        <w:rPr>
          <w:ins w:id="736" w:author="kirill shustov" w:date="2019-05-24T11:12:00Z"/>
          <w:del w:id="737" w:author="Uchaev Maksim" w:date="2019-10-18T12:05:00Z"/>
        </w:rPr>
      </w:pPr>
    </w:p>
    <w:p w:rsidR="0004461C" w:rsidDel="00857024" w:rsidRDefault="0004461C" w:rsidP="00727F4C">
      <w:pPr>
        <w:pStyle w:val="123"/>
        <w:rPr>
          <w:ins w:id="738" w:author="kirill shustov" w:date="2019-05-24T11:12:00Z"/>
          <w:del w:id="739" w:author="Uchaev Maksim" w:date="2019-10-18T12:05:00Z"/>
        </w:rPr>
      </w:pPr>
    </w:p>
    <w:p w:rsidR="0004461C" w:rsidDel="00857024" w:rsidRDefault="0004461C" w:rsidP="00727F4C">
      <w:pPr>
        <w:pStyle w:val="123"/>
        <w:rPr>
          <w:ins w:id="740" w:author="kirill shustov" w:date="2019-05-24T11:12:00Z"/>
          <w:del w:id="741" w:author="Uchaev Maksim" w:date="2019-10-18T12:05:00Z"/>
        </w:rPr>
      </w:pPr>
    </w:p>
    <w:p w:rsidR="0004461C" w:rsidDel="00857024" w:rsidRDefault="0004461C" w:rsidP="00727F4C">
      <w:pPr>
        <w:pStyle w:val="123"/>
        <w:rPr>
          <w:ins w:id="742" w:author="kirill shustov" w:date="2019-05-24T11:12:00Z"/>
          <w:del w:id="743" w:author="Uchaev Maksim" w:date="2019-10-18T12:05:00Z"/>
        </w:rPr>
      </w:pPr>
    </w:p>
    <w:p w:rsidR="0004461C" w:rsidDel="00857024" w:rsidRDefault="0004461C" w:rsidP="00727F4C">
      <w:pPr>
        <w:pStyle w:val="123"/>
        <w:rPr>
          <w:ins w:id="744" w:author="kirill shustov" w:date="2019-05-24T11:12:00Z"/>
          <w:del w:id="745" w:author="Uchaev Maksim" w:date="2019-10-18T12:05:00Z"/>
        </w:rPr>
      </w:pPr>
    </w:p>
    <w:p w:rsidR="0004461C" w:rsidRPr="00727F4C" w:rsidDel="00857024" w:rsidRDefault="0004461C" w:rsidP="00727F4C">
      <w:pPr>
        <w:pStyle w:val="123"/>
        <w:rPr>
          <w:del w:id="746" w:author="Uchaev Maksim" w:date="2019-10-18T12:05:00Z"/>
        </w:rPr>
      </w:pPr>
    </w:p>
    <w:p w:rsidR="00DF5EDD" w:rsidDel="00857024" w:rsidRDefault="00DF5EDD" w:rsidP="00DF5EDD">
      <w:pPr>
        <w:tabs>
          <w:tab w:val="left" w:pos="1464"/>
        </w:tabs>
        <w:rPr>
          <w:del w:id="747" w:author="Uchaev Maksim" w:date="2019-10-18T12:05:00Z"/>
        </w:rPr>
      </w:pPr>
      <w:del w:id="748" w:author="Uchaev Maksim" w:date="2019-10-18T12:05:00Z">
        <w:r w:rsidDel="00857024">
          <w:tab/>
        </w:r>
      </w:del>
    </w:p>
    <w:p w:rsidR="00B216CF" w:rsidDel="00857024" w:rsidRDefault="00B216CF">
      <w:pPr>
        <w:tabs>
          <w:tab w:val="left" w:pos="1464"/>
        </w:tabs>
        <w:rPr>
          <w:del w:id="749" w:author="Uchaev Maksim" w:date="2019-10-18T12:05:00Z"/>
        </w:rPr>
        <w:pPrChange w:id="750" w:author="kirill shustov" w:date="2019-05-24T11:09:00Z">
          <w:pPr>
            <w:pStyle w:val="123"/>
            <w:spacing w:after="240"/>
          </w:pPr>
        </w:pPrChange>
      </w:pPr>
    </w:p>
    <w:p w:rsidR="00727F4C" w:rsidDel="00857024" w:rsidRDefault="00727F4C" w:rsidP="00DF5EDD">
      <w:pPr>
        <w:pStyle w:val="123"/>
        <w:spacing w:after="240"/>
        <w:rPr>
          <w:del w:id="751" w:author="Uchaev Maksim" w:date="2019-10-18T12:05:00Z"/>
        </w:rPr>
      </w:pPr>
    </w:p>
    <w:p w:rsidR="00727F4C" w:rsidDel="00857024" w:rsidRDefault="00727F4C" w:rsidP="00DF5EDD">
      <w:pPr>
        <w:pStyle w:val="123"/>
        <w:spacing w:after="240"/>
        <w:rPr>
          <w:del w:id="752" w:author="Uchaev Maksim" w:date="2019-10-18T12:05:00Z"/>
        </w:rPr>
      </w:pPr>
    </w:p>
    <w:p w:rsidR="00727F4C" w:rsidDel="00857024" w:rsidRDefault="00727F4C">
      <w:pPr>
        <w:pStyle w:val="123"/>
        <w:tabs>
          <w:tab w:val="clear" w:pos="6030"/>
        </w:tabs>
        <w:spacing w:after="240"/>
        <w:rPr>
          <w:del w:id="753" w:author="Uchaev Maksim" w:date="2019-10-18T12:05:00Z"/>
        </w:rPr>
        <w:pPrChange w:id="754" w:author="kirill shustov" w:date="2019-05-24T11:10:00Z">
          <w:pPr>
            <w:pStyle w:val="123"/>
            <w:spacing w:after="240"/>
          </w:pPr>
        </w:pPrChange>
      </w:pPr>
    </w:p>
    <w:p w:rsidR="00727F4C" w:rsidDel="00857024" w:rsidRDefault="00727F4C">
      <w:pPr>
        <w:pStyle w:val="123"/>
        <w:tabs>
          <w:tab w:val="clear" w:pos="6030"/>
        </w:tabs>
        <w:spacing w:after="240"/>
        <w:rPr>
          <w:del w:id="755" w:author="Uchaev Maksim" w:date="2019-10-18T12:05:00Z"/>
        </w:rPr>
        <w:pPrChange w:id="756" w:author="kirill shustov" w:date="2019-05-24T11:10:00Z">
          <w:pPr>
            <w:pStyle w:val="123"/>
            <w:spacing w:after="240"/>
          </w:pPr>
        </w:pPrChange>
      </w:pPr>
    </w:p>
    <w:p w:rsidR="00727F4C" w:rsidDel="00857024" w:rsidRDefault="00727F4C">
      <w:pPr>
        <w:pStyle w:val="123"/>
        <w:tabs>
          <w:tab w:val="clear" w:pos="6030"/>
        </w:tabs>
        <w:spacing w:after="240"/>
        <w:rPr>
          <w:del w:id="757" w:author="Uchaev Maksim" w:date="2019-10-18T12:05:00Z"/>
        </w:rPr>
        <w:pPrChange w:id="758" w:author="kirill shustov" w:date="2019-05-24T11:10:00Z">
          <w:pPr>
            <w:pStyle w:val="123"/>
            <w:spacing w:after="240"/>
          </w:pPr>
        </w:pPrChange>
      </w:pPr>
    </w:p>
    <w:p w:rsidR="00727F4C" w:rsidDel="00857024" w:rsidRDefault="00727F4C">
      <w:pPr>
        <w:pStyle w:val="123"/>
        <w:tabs>
          <w:tab w:val="clear" w:pos="6030"/>
        </w:tabs>
        <w:spacing w:after="240"/>
        <w:rPr>
          <w:del w:id="759" w:author="Uchaev Maksim" w:date="2019-10-18T12:05:00Z"/>
        </w:rPr>
        <w:pPrChange w:id="760" w:author="kirill shustov" w:date="2019-05-24T11:10:00Z">
          <w:pPr>
            <w:pStyle w:val="123"/>
            <w:spacing w:after="240"/>
          </w:pPr>
        </w:pPrChange>
      </w:pPr>
    </w:p>
    <w:p w:rsidR="00727F4C" w:rsidDel="00857024" w:rsidRDefault="00727F4C">
      <w:pPr>
        <w:pStyle w:val="123"/>
        <w:tabs>
          <w:tab w:val="clear" w:pos="6030"/>
        </w:tabs>
        <w:spacing w:after="240"/>
        <w:ind w:left="0" w:firstLine="0"/>
        <w:rPr>
          <w:del w:id="761" w:author="Uchaev Maksim" w:date="2019-10-18T12:05:00Z"/>
        </w:rPr>
        <w:pPrChange w:id="762" w:author="kirill shustov" w:date="2019-05-24T11:10:00Z">
          <w:pPr>
            <w:pStyle w:val="123"/>
            <w:spacing w:after="240"/>
            <w:ind w:left="0" w:firstLine="0"/>
          </w:pPr>
        </w:pPrChange>
      </w:pPr>
    </w:p>
    <w:p w:rsidR="00B216CF" w:rsidDel="00857024" w:rsidRDefault="00B216CF">
      <w:pPr>
        <w:pStyle w:val="123"/>
        <w:tabs>
          <w:tab w:val="clear" w:pos="6030"/>
        </w:tabs>
        <w:spacing w:before="120" w:after="120"/>
        <w:ind w:left="0" w:firstLine="0"/>
        <w:rPr>
          <w:del w:id="763" w:author="Uchaev Maksim" w:date="2019-10-18T12:05:00Z"/>
        </w:rPr>
        <w:pPrChange w:id="764" w:author="kirill shustov" w:date="2019-05-24T11:10:00Z">
          <w:pPr>
            <w:pStyle w:val="123"/>
            <w:spacing w:before="120" w:after="120"/>
          </w:pPr>
        </w:pPrChange>
      </w:pPr>
      <w:del w:id="765" w:author="Uchaev Maksim" w:date="2019-10-18T12:05:00Z">
        <w:r w:rsidDel="00857024">
          <w:delText>Таблица 1 – Данные о размере шрифтов, форм программы</w:delText>
        </w:r>
      </w:del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  <w:tblPrChange w:id="766" w:author="kirill shustov" w:date="2019-05-24T11:10:00Z">
          <w:tblPr>
            <w:tblStyle w:val="a7"/>
            <w:tblW w:w="0" w:type="auto"/>
            <w:tblInd w:w="534" w:type="dxa"/>
            <w:tblLook w:val="04A0" w:firstRow="1" w:lastRow="0" w:firstColumn="1" w:lastColumn="0" w:noHBand="0" w:noVBand="1"/>
          </w:tblPr>
        </w:tblPrChange>
      </w:tblPr>
      <w:tblGrid>
        <w:gridCol w:w="3474"/>
        <w:gridCol w:w="3755"/>
        <w:gridCol w:w="2410"/>
        <w:tblGridChange w:id="767">
          <w:tblGrid>
            <w:gridCol w:w="3474"/>
            <w:gridCol w:w="3474"/>
            <w:gridCol w:w="2800"/>
          </w:tblGrid>
        </w:tblGridChange>
      </w:tblGrid>
      <w:tr w:rsidR="00DF5EDD" w:rsidRPr="0004461C" w:rsidDel="00857024" w:rsidTr="0004461C">
        <w:trPr>
          <w:del w:id="768" w:author="Uchaev Maksim" w:date="2019-10-18T12:05:00Z"/>
        </w:trPr>
        <w:tc>
          <w:tcPr>
            <w:tcW w:w="3474" w:type="dxa"/>
            <w:tcPrChange w:id="769" w:author="kirill shustov" w:date="2019-05-24T11:10:00Z">
              <w:tcPr>
                <w:tcW w:w="3474" w:type="dxa"/>
              </w:tcPr>
            </w:tcPrChange>
          </w:tcPr>
          <w:p w:rsidR="00DF5EDD" w:rsidRPr="0004461C" w:rsidDel="00857024" w:rsidRDefault="00DF5EDD">
            <w:pPr>
              <w:pStyle w:val="123"/>
              <w:spacing w:line="240" w:lineRule="auto"/>
              <w:ind w:left="0" w:firstLine="0"/>
              <w:jc w:val="center"/>
              <w:rPr>
                <w:del w:id="770" w:author="Uchaev Maksim" w:date="2019-10-18T12:05:00Z"/>
                <w:sz w:val="24"/>
                <w:szCs w:val="24"/>
                <w:rPrChange w:id="771" w:author="kirill shustov" w:date="2019-05-24T11:09:00Z">
                  <w:rPr>
                    <w:del w:id="772" w:author="Uchaev Maksim" w:date="2019-10-18T12:05:00Z"/>
                  </w:rPr>
                </w:rPrChange>
              </w:rPr>
              <w:pPrChange w:id="773" w:author="kirill shustov" w:date="2019-05-24T11:09:00Z">
                <w:pPr>
                  <w:pStyle w:val="123"/>
                  <w:ind w:left="5" w:hanging="5"/>
                  <w:jc w:val="center"/>
                </w:pPr>
              </w:pPrChange>
            </w:pPr>
            <w:del w:id="774" w:author="Uchaev Maksim" w:date="2019-10-18T12:05:00Z">
              <w:r w:rsidRPr="0004461C" w:rsidDel="00857024">
                <w:rPr>
                  <w:sz w:val="24"/>
                  <w:szCs w:val="24"/>
                  <w:rPrChange w:id="775" w:author="kirill shustov" w:date="2019-05-24T11:09:00Z">
                    <w:rPr/>
                  </w:rPrChange>
                </w:rPr>
                <w:delText>Название</w:delText>
              </w:r>
            </w:del>
          </w:p>
        </w:tc>
        <w:tc>
          <w:tcPr>
            <w:tcW w:w="3755" w:type="dxa"/>
            <w:tcPrChange w:id="776" w:author="kirill shustov" w:date="2019-05-24T11:10:00Z">
              <w:tcPr>
                <w:tcW w:w="3474" w:type="dxa"/>
              </w:tcPr>
            </w:tcPrChange>
          </w:tcPr>
          <w:p w:rsidR="00DF5EDD" w:rsidRPr="0004461C" w:rsidDel="00857024" w:rsidRDefault="00DF5EDD">
            <w:pPr>
              <w:pStyle w:val="123"/>
              <w:spacing w:line="240" w:lineRule="auto"/>
              <w:ind w:left="0" w:firstLine="0"/>
              <w:jc w:val="center"/>
              <w:rPr>
                <w:del w:id="777" w:author="Uchaev Maksim" w:date="2019-10-18T12:05:00Z"/>
                <w:sz w:val="24"/>
                <w:szCs w:val="24"/>
                <w:rPrChange w:id="778" w:author="kirill shustov" w:date="2019-05-24T11:09:00Z">
                  <w:rPr>
                    <w:del w:id="779" w:author="Uchaev Maksim" w:date="2019-10-18T12:05:00Z"/>
                  </w:rPr>
                </w:rPrChange>
              </w:rPr>
              <w:pPrChange w:id="780" w:author="kirill shustov" w:date="2019-05-24T11:09:00Z">
                <w:pPr>
                  <w:pStyle w:val="123"/>
                  <w:ind w:left="0" w:firstLine="0"/>
                  <w:jc w:val="center"/>
                </w:pPr>
              </w:pPrChange>
            </w:pPr>
            <w:del w:id="781" w:author="Uchaev Maksim" w:date="2019-10-18T12:05:00Z">
              <w:r w:rsidRPr="0004461C" w:rsidDel="00857024">
                <w:rPr>
                  <w:sz w:val="24"/>
                  <w:szCs w:val="24"/>
                  <w:rPrChange w:id="782" w:author="kirill shustov" w:date="2019-05-24T11:09:00Z">
                    <w:rPr/>
                  </w:rPrChange>
                </w:rPr>
                <w:delText>Размер</w:delText>
              </w:r>
            </w:del>
          </w:p>
        </w:tc>
        <w:tc>
          <w:tcPr>
            <w:tcW w:w="2410" w:type="dxa"/>
            <w:tcPrChange w:id="783" w:author="kirill shustov" w:date="2019-05-24T11:10:00Z">
              <w:tcPr>
                <w:tcW w:w="2800" w:type="dxa"/>
              </w:tcPr>
            </w:tcPrChange>
          </w:tcPr>
          <w:p w:rsidR="00DF5EDD" w:rsidRPr="0004461C" w:rsidDel="00857024" w:rsidRDefault="00DF5EDD">
            <w:pPr>
              <w:pStyle w:val="123"/>
              <w:spacing w:line="240" w:lineRule="auto"/>
              <w:ind w:left="0" w:firstLine="0"/>
              <w:jc w:val="center"/>
              <w:rPr>
                <w:del w:id="784" w:author="Uchaev Maksim" w:date="2019-10-18T12:05:00Z"/>
                <w:sz w:val="24"/>
                <w:szCs w:val="24"/>
                <w:rPrChange w:id="785" w:author="kirill shustov" w:date="2019-05-24T11:09:00Z">
                  <w:rPr>
                    <w:del w:id="786" w:author="Uchaev Maksim" w:date="2019-10-18T12:05:00Z"/>
                  </w:rPr>
                </w:rPrChange>
              </w:rPr>
              <w:pPrChange w:id="787" w:author="kirill shustov" w:date="2019-05-24T11:09:00Z">
                <w:pPr>
                  <w:pStyle w:val="123"/>
                  <w:ind w:left="0" w:firstLine="0"/>
                  <w:jc w:val="center"/>
                </w:pPr>
              </w:pPrChange>
            </w:pPr>
            <w:del w:id="788" w:author="Uchaev Maksim" w:date="2019-10-18T12:05:00Z">
              <w:r w:rsidRPr="0004461C" w:rsidDel="00857024">
                <w:rPr>
                  <w:sz w:val="24"/>
                  <w:szCs w:val="24"/>
                  <w:rPrChange w:id="789" w:author="kirill shustov" w:date="2019-05-24T11:09:00Z">
                    <w:rPr/>
                  </w:rPrChange>
                </w:rPr>
                <w:delText>Цвет</w:delText>
              </w:r>
            </w:del>
          </w:p>
        </w:tc>
      </w:tr>
      <w:tr w:rsidR="00DF5EDD" w:rsidRPr="0004461C" w:rsidDel="00857024" w:rsidTr="0004461C">
        <w:trPr>
          <w:del w:id="790" w:author="Uchaev Maksim" w:date="2019-10-18T12:05:00Z"/>
        </w:trPr>
        <w:tc>
          <w:tcPr>
            <w:tcW w:w="3474" w:type="dxa"/>
            <w:tcPrChange w:id="791" w:author="kirill shustov" w:date="2019-05-24T11:10:00Z">
              <w:tcPr>
                <w:tcW w:w="3474" w:type="dxa"/>
              </w:tcPr>
            </w:tcPrChange>
          </w:tcPr>
          <w:p w:rsidR="00DF5EDD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792" w:author="Uchaev Maksim" w:date="2019-10-18T12:05:00Z"/>
                <w:sz w:val="24"/>
                <w:szCs w:val="24"/>
                <w:rPrChange w:id="793" w:author="kirill shustov" w:date="2019-05-24T11:09:00Z">
                  <w:rPr>
                    <w:del w:id="794" w:author="Uchaev Maksim" w:date="2019-10-18T12:05:00Z"/>
                  </w:rPr>
                </w:rPrChange>
              </w:rPr>
              <w:pPrChange w:id="795" w:author="kirill shustov" w:date="2019-05-24T11:09:00Z">
                <w:pPr>
                  <w:pStyle w:val="123"/>
                  <w:ind w:left="5" w:hanging="5"/>
                </w:pPr>
              </w:pPrChange>
            </w:pPr>
            <w:del w:id="796" w:author="Uchaev Maksim" w:date="2019-10-18T12:05:00Z">
              <w:r w:rsidRPr="0004461C" w:rsidDel="00857024">
                <w:rPr>
                  <w:sz w:val="24"/>
                  <w:szCs w:val="24"/>
                  <w:rPrChange w:id="797" w:author="kirill shustov" w:date="2019-05-24T11:09:00Z">
                    <w:rPr/>
                  </w:rPrChange>
                </w:rPr>
                <w:delText>Текст заголовков</w:delText>
              </w:r>
            </w:del>
          </w:p>
        </w:tc>
        <w:tc>
          <w:tcPr>
            <w:tcW w:w="3755" w:type="dxa"/>
            <w:tcPrChange w:id="798" w:author="kirill shustov" w:date="2019-05-24T11:10:00Z">
              <w:tcPr>
                <w:tcW w:w="3474" w:type="dxa"/>
              </w:tcPr>
            </w:tcPrChange>
          </w:tcPr>
          <w:p w:rsidR="00DF5EDD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799" w:author="Uchaev Maksim" w:date="2019-10-18T12:05:00Z"/>
                <w:sz w:val="24"/>
                <w:szCs w:val="24"/>
                <w:lang w:val="en-US"/>
                <w:rPrChange w:id="800" w:author="kirill shustov" w:date="2019-05-24T11:09:00Z">
                  <w:rPr>
                    <w:del w:id="801" w:author="Uchaev Maksim" w:date="2019-10-18T12:05:00Z"/>
                    <w:lang w:val="en-US"/>
                  </w:rPr>
                </w:rPrChange>
              </w:rPr>
              <w:pPrChange w:id="802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03" w:author="Uchaev Maksim" w:date="2019-10-18T12:05:00Z">
              <w:r w:rsidRPr="0004461C" w:rsidDel="00857024">
                <w:rPr>
                  <w:sz w:val="24"/>
                  <w:szCs w:val="24"/>
                  <w:lang w:val="en-US"/>
                  <w:rPrChange w:id="804" w:author="kirill shustov" w:date="2019-05-24T11:09:00Z">
                    <w:rPr>
                      <w:lang w:val="en-US"/>
                    </w:rPr>
                  </w:rPrChange>
                </w:rPr>
                <w:delText xml:space="preserve">Times New Roman 14 </w:delText>
              </w:r>
              <w:r w:rsidRPr="0004461C" w:rsidDel="00857024">
                <w:rPr>
                  <w:sz w:val="24"/>
                  <w:szCs w:val="24"/>
                  <w:rPrChange w:id="805" w:author="kirill shustov" w:date="2019-05-24T11:09:00Z">
                    <w:rPr/>
                  </w:rPrChange>
                </w:rPr>
                <w:delText>некоторые</w:delText>
              </w:r>
              <w:r w:rsidRPr="0004461C" w:rsidDel="00857024">
                <w:rPr>
                  <w:sz w:val="24"/>
                  <w:szCs w:val="24"/>
                  <w:lang w:val="en-US"/>
                  <w:rPrChange w:id="806" w:author="kirill shustov" w:date="2019-05-24T11:09:00Z">
                    <w:rPr>
                      <w:lang w:val="en-US"/>
                    </w:rPr>
                  </w:rPrChange>
                </w:rPr>
                <w:delText xml:space="preserve"> Times New Roman 22</w:delText>
              </w:r>
            </w:del>
          </w:p>
        </w:tc>
        <w:tc>
          <w:tcPr>
            <w:tcW w:w="2410" w:type="dxa"/>
            <w:tcPrChange w:id="807" w:author="kirill shustov" w:date="2019-05-24T11:10:00Z">
              <w:tcPr>
                <w:tcW w:w="2800" w:type="dxa"/>
              </w:tcPr>
            </w:tcPrChange>
          </w:tcPr>
          <w:p w:rsidR="00DF5EDD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08" w:author="Uchaev Maksim" w:date="2019-10-18T12:05:00Z"/>
                <w:sz w:val="24"/>
                <w:szCs w:val="24"/>
                <w:rPrChange w:id="809" w:author="kirill shustov" w:date="2019-05-24T11:09:00Z">
                  <w:rPr>
                    <w:del w:id="810" w:author="Uchaev Maksim" w:date="2019-10-18T12:05:00Z"/>
                  </w:rPr>
                </w:rPrChange>
              </w:rPr>
              <w:pPrChange w:id="811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12" w:author="Uchaev Maksim" w:date="2019-10-18T12:05:00Z">
              <w:r w:rsidRPr="0004461C" w:rsidDel="00857024">
                <w:rPr>
                  <w:sz w:val="24"/>
                  <w:szCs w:val="24"/>
                  <w:rPrChange w:id="813" w:author="kirill shustov" w:date="2019-05-24T11:09:00Z">
                    <w:rPr/>
                  </w:rPrChange>
                </w:rPr>
                <w:delText>Черный #FF000000</w:delText>
              </w:r>
            </w:del>
          </w:p>
        </w:tc>
      </w:tr>
      <w:tr w:rsidR="00783F16" w:rsidRPr="0004461C" w:rsidDel="00857024" w:rsidTr="0004461C">
        <w:trPr>
          <w:del w:id="814" w:author="Uchaev Maksim" w:date="2019-10-18T12:05:00Z"/>
        </w:trPr>
        <w:tc>
          <w:tcPr>
            <w:tcW w:w="3474" w:type="dxa"/>
            <w:tcPrChange w:id="815" w:author="kirill shustov" w:date="2019-05-24T11:10:00Z">
              <w:tcPr>
                <w:tcW w:w="3474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16" w:author="Uchaev Maksim" w:date="2019-10-18T12:05:00Z"/>
                <w:sz w:val="24"/>
                <w:szCs w:val="24"/>
                <w:rPrChange w:id="817" w:author="kirill shustov" w:date="2019-05-24T11:09:00Z">
                  <w:rPr>
                    <w:del w:id="818" w:author="Uchaev Maksim" w:date="2019-10-18T12:05:00Z"/>
                  </w:rPr>
                </w:rPrChange>
              </w:rPr>
              <w:pPrChange w:id="819" w:author="kirill shustov" w:date="2019-05-24T11:09:00Z">
                <w:pPr>
                  <w:pStyle w:val="123"/>
                  <w:ind w:left="5" w:hanging="5"/>
                </w:pPr>
              </w:pPrChange>
            </w:pPr>
            <w:del w:id="820" w:author="Uchaev Maksim" w:date="2019-10-18T12:05:00Z">
              <w:r w:rsidRPr="0004461C" w:rsidDel="00857024">
                <w:rPr>
                  <w:sz w:val="24"/>
                  <w:szCs w:val="24"/>
                  <w:rPrChange w:id="821" w:author="kirill shustov" w:date="2019-05-24T11:09:00Z">
                    <w:rPr/>
                  </w:rPrChange>
                </w:rPr>
                <w:delText>Основной текст</w:delText>
              </w:r>
            </w:del>
          </w:p>
        </w:tc>
        <w:tc>
          <w:tcPr>
            <w:tcW w:w="3755" w:type="dxa"/>
            <w:tcPrChange w:id="822" w:author="kirill shustov" w:date="2019-05-24T11:10:00Z">
              <w:tcPr>
                <w:tcW w:w="3474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23" w:author="Uchaev Maksim" w:date="2019-10-18T12:05:00Z"/>
                <w:sz w:val="24"/>
                <w:szCs w:val="24"/>
                <w:lang w:val="en-US"/>
                <w:rPrChange w:id="824" w:author="kirill shustov" w:date="2019-05-24T11:09:00Z">
                  <w:rPr>
                    <w:del w:id="825" w:author="Uchaev Maksim" w:date="2019-10-18T12:05:00Z"/>
                    <w:lang w:val="en-US"/>
                  </w:rPr>
                </w:rPrChange>
              </w:rPr>
              <w:pPrChange w:id="826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27" w:author="Uchaev Maksim" w:date="2019-10-18T12:05:00Z">
              <w:r w:rsidRPr="0004461C" w:rsidDel="00857024">
                <w:rPr>
                  <w:sz w:val="24"/>
                  <w:szCs w:val="24"/>
                  <w:lang w:val="en-US"/>
                  <w:rPrChange w:id="828" w:author="kirill shustov" w:date="2019-05-24T11:09:00Z">
                    <w:rPr>
                      <w:lang w:val="en-US"/>
                    </w:rPr>
                  </w:rPrChange>
                </w:rPr>
                <w:delText>Times New Roman 14</w:delText>
              </w:r>
            </w:del>
          </w:p>
        </w:tc>
        <w:tc>
          <w:tcPr>
            <w:tcW w:w="2410" w:type="dxa"/>
            <w:tcPrChange w:id="829" w:author="kirill shustov" w:date="2019-05-24T11:10:00Z">
              <w:tcPr>
                <w:tcW w:w="2800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30" w:author="Uchaev Maksim" w:date="2019-10-18T12:05:00Z"/>
                <w:sz w:val="24"/>
                <w:szCs w:val="24"/>
                <w:rPrChange w:id="831" w:author="kirill shustov" w:date="2019-05-24T11:09:00Z">
                  <w:rPr>
                    <w:del w:id="832" w:author="Uchaev Maksim" w:date="2019-10-18T12:05:00Z"/>
                  </w:rPr>
                </w:rPrChange>
              </w:rPr>
              <w:pPrChange w:id="833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34" w:author="Uchaev Maksim" w:date="2019-10-18T12:05:00Z">
              <w:r w:rsidRPr="0004461C" w:rsidDel="00857024">
                <w:rPr>
                  <w:sz w:val="24"/>
                  <w:szCs w:val="24"/>
                  <w:rPrChange w:id="835" w:author="kirill shustov" w:date="2019-05-24T11:09:00Z">
                    <w:rPr/>
                  </w:rPrChange>
                </w:rPr>
                <w:delText>Черный #FF000000</w:delText>
              </w:r>
            </w:del>
          </w:p>
        </w:tc>
      </w:tr>
      <w:tr w:rsidR="00783F16" w:rsidRPr="0004461C" w:rsidDel="00857024" w:rsidTr="0004461C">
        <w:trPr>
          <w:del w:id="836" w:author="Uchaev Maksim" w:date="2019-10-18T12:05:00Z"/>
        </w:trPr>
        <w:tc>
          <w:tcPr>
            <w:tcW w:w="3474" w:type="dxa"/>
            <w:tcPrChange w:id="837" w:author="kirill shustov" w:date="2019-05-24T11:10:00Z">
              <w:tcPr>
                <w:tcW w:w="3474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38" w:author="Uchaev Maksim" w:date="2019-10-18T12:05:00Z"/>
                <w:sz w:val="24"/>
                <w:szCs w:val="24"/>
                <w:rPrChange w:id="839" w:author="kirill shustov" w:date="2019-05-24T11:09:00Z">
                  <w:rPr>
                    <w:del w:id="840" w:author="Uchaev Maksim" w:date="2019-10-18T12:05:00Z"/>
                  </w:rPr>
                </w:rPrChange>
              </w:rPr>
              <w:pPrChange w:id="841" w:author="kirill shustov" w:date="2019-05-24T11:09:00Z">
                <w:pPr>
                  <w:pStyle w:val="123"/>
                  <w:ind w:left="5" w:hanging="5"/>
                </w:pPr>
              </w:pPrChange>
            </w:pPr>
            <w:del w:id="842" w:author="Uchaev Maksim" w:date="2019-10-18T12:05:00Z">
              <w:r w:rsidRPr="0004461C" w:rsidDel="00857024">
                <w:rPr>
                  <w:sz w:val="24"/>
                  <w:szCs w:val="24"/>
                  <w:rPrChange w:id="843" w:author="kirill shustov" w:date="2019-05-24T11:09:00Z">
                    <w:rPr/>
                  </w:rPrChange>
                </w:rPr>
                <w:delText>Текст для пояснений</w:delText>
              </w:r>
            </w:del>
          </w:p>
        </w:tc>
        <w:tc>
          <w:tcPr>
            <w:tcW w:w="3755" w:type="dxa"/>
            <w:tcPrChange w:id="844" w:author="kirill shustov" w:date="2019-05-24T11:10:00Z">
              <w:tcPr>
                <w:tcW w:w="3474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45" w:author="Uchaev Maksim" w:date="2019-10-18T12:05:00Z"/>
                <w:sz w:val="24"/>
                <w:szCs w:val="24"/>
                <w:lang w:val="en-US"/>
                <w:rPrChange w:id="846" w:author="kirill shustov" w:date="2019-05-24T11:09:00Z">
                  <w:rPr>
                    <w:del w:id="847" w:author="Uchaev Maksim" w:date="2019-10-18T12:05:00Z"/>
                    <w:lang w:val="en-US"/>
                  </w:rPr>
                </w:rPrChange>
              </w:rPr>
              <w:pPrChange w:id="848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49" w:author="Uchaev Maksim" w:date="2019-10-18T12:05:00Z">
              <w:r w:rsidRPr="0004461C" w:rsidDel="00857024">
                <w:rPr>
                  <w:sz w:val="24"/>
                  <w:szCs w:val="24"/>
                  <w:lang w:val="en-US"/>
                  <w:rPrChange w:id="850" w:author="kirill shustov" w:date="2019-05-24T11:09:00Z">
                    <w:rPr>
                      <w:lang w:val="en-US"/>
                    </w:rPr>
                  </w:rPrChange>
                </w:rPr>
                <w:delText>Times New Roman 14</w:delText>
              </w:r>
            </w:del>
          </w:p>
        </w:tc>
        <w:tc>
          <w:tcPr>
            <w:tcW w:w="2410" w:type="dxa"/>
            <w:tcPrChange w:id="851" w:author="kirill shustov" w:date="2019-05-24T11:10:00Z">
              <w:tcPr>
                <w:tcW w:w="2800" w:type="dxa"/>
              </w:tcPr>
            </w:tcPrChange>
          </w:tcPr>
          <w:p w:rsidR="00783F16" w:rsidRPr="0004461C" w:rsidDel="00857024" w:rsidRDefault="00783F16">
            <w:pPr>
              <w:pStyle w:val="123"/>
              <w:spacing w:line="240" w:lineRule="auto"/>
              <w:ind w:left="0" w:firstLine="0"/>
              <w:rPr>
                <w:del w:id="852" w:author="Uchaev Maksim" w:date="2019-10-18T12:05:00Z"/>
                <w:sz w:val="24"/>
                <w:szCs w:val="24"/>
                <w:rPrChange w:id="853" w:author="kirill shustov" w:date="2019-05-24T11:09:00Z">
                  <w:rPr>
                    <w:del w:id="854" w:author="Uchaev Maksim" w:date="2019-10-18T12:05:00Z"/>
                  </w:rPr>
                </w:rPrChange>
              </w:rPr>
              <w:pPrChange w:id="855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56" w:author="Uchaev Maksim" w:date="2019-10-18T12:05:00Z">
              <w:r w:rsidRPr="0004461C" w:rsidDel="00857024">
                <w:rPr>
                  <w:sz w:val="24"/>
                  <w:szCs w:val="24"/>
                  <w:rPrChange w:id="857" w:author="kirill shustov" w:date="2019-05-24T11:09:00Z">
                    <w:rPr/>
                  </w:rPrChange>
                </w:rPr>
                <w:delText>Белый #FFFFFFFF</w:delText>
              </w:r>
            </w:del>
          </w:p>
        </w:tc>
      </w:tr>
      <w:tr w:rsidR="00F6507E" w:rsidRPr="0004461C" w:rsidDel="00857024" w:rsidTr="0004461C">
        <w:trPr>
          <w:trHeight w:val="307"/>
          <w:del w:id="858" w:author="Uchaev Maksim" w:date="2019-10-18T12:05:00Z"/>
          <w:trPrChange w:id="859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860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861" w:author="Uchaev Maksim" w:date="2019-10-18T12:05:00Z"/>
                <w:sz w:val="24"/>
                <w:szCs w:val="24"/>
                <w:rPrChange w:id="862" w:author="kirill shustov" w:date="2019-05-24T11:09:00Z">
                  <w:rPr>
                    <w:del w:id="863" w:author="Uchaev Maksim" w:date="2019-10-18T12:05:00Z"/>
                  </w:rPr>
                </w:rPrChange>
              </w:rPr>
              <w:pPrChange w:id="864" w:author="kirill shustov" w:date="2019-05-24T11:09:00Z">
                <w:pPr>
                  <w:pStyle w:val="123"/>
                  <w:ind w:left="5" w:hanging="5"/>
                </w:pPr>
              </w:pPrChange>
            </w:pPr>
            <w:del w:id="865" w:author="Uchaev Maksim" w:date="2019-10-18T12:05:00Z">
              <w:r w:rsidRPr="0004461C" w:rsidDel="00857024">
                <w:rPr>
                  <w:sz w:val="24"/>
                  <w:szCs w:val="24"/>
                  <w:rPrChange w:id="866" w:author="kirill shustov" w:date="2019-05-24T11:09:00Z">
                    <w:rPr/>
                  </w:rPrChange>
                </w:rPr>
                <w:delText>Форма «вход»</w:delText>
              </w:r>
            </w:del>
          </w:p>
        </w:tc>
        <w:tc>
          <w:tcPr>
            <w:tcW w:w="3755" w:type="dxa"/>
            <w:tcPrChange w:id="867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868" w:author="Uchaev Maksim" w:date="2019-10-18T12:05:00Z"/>
                <w:sz w:val="24"/>
                <w:szCs w:val="24"/>
                <w:rPrChange w:id="869" w:author="kirill shustov" w:date="2019-05-24T11:09:00Z">
                  <w:rPr>
                    <w:del w:id="870" w:author="Uchaev Maksim" w:date="2019-10-18T12:05:00Z"/>
                  </w:rPr>
                </w:rPrChange>
              </w:rPr>
              <w:pPrChange w:id="871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72" w:author="Uchaev Maksim" w:date="2019-10-18T12:05:00Z">
              <w:r w:rsidRPr="0004461C" w:rsidDel="00857024">
                <w:rPr>
                  <w:sz w:val="24"/>
                  <w:szCs w:val="24"/>
                  <w:rPrChange w:id="873" w:author="kirill shustov" w:date="2019-05-24T11:09:00Z">
                    <w:rPr/>
                  </w:rPrChange>
                </w:rPr>
                <w:delText>Ширина 5,5см длинна 13.9см</w:delText>
              </w:r>
            </w:del>
          </w:p>
        </w:tc>
        <w:tc>
          <w:tcPr>
            <w:tcW w:w="2410" w:type="dxa"/>
            <w:vMerge w:val="restart"/>
            <w:vAlign w:val="center"/>
            <w:tcPrChange w:id="874" w:author="kirill shustov" w:date="2019-05-24T11:10:00Z">
              <w:tcPr>
                <w:tcW w:w="2800" w:type="dxa"/>
                <w:vMerge w:val="restart"/>
                <w:vAlign w:val="center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jc w:val="center"/>
              <w:rPr>
                <w:del w:id="875" w:author="Uchaev Maksim" w:date="2019-10-18T12:05:00Z"/>
                <w:sz w:val="24"/>
                <w:szCs w:val="24"/>
                <w:rPrChange w:id="876" w:author="kirill shustov" w:date="2019-05-24T11:09:00Z">
                  <w:rPr>
                    <w:del w:id="877" w:author="Uchaev Maksim" w:date="2019-10-18T12:05:00Z"/>
                  </w:rPr>
                </w:rPrChange>
              </w:rPr>
              <w:pPrChange w:id="878" w:author="kirill shustov" w:date="2019-05-24T11:09:00Z">
                <w:pPr>
                  <w:pStyle w:val="123"/>
                  <w:ind w:left="0" w:firstLine="0"/>
                  <w:jc w:val="center"/>
                </w:pPr>
              </w:pPrChange>
            </w:pPr>
            <w:del w:id="879" w:author="Uchaev Maksim" w:date="2019-10-18T12:05:00Z">
              <w:r w:rsidRPr="0004461C" w:rsidDel="00857024">
                <w:rPr>
                  <w:sz w:val="24"/>
                  <w:szCs w:val="24"/>
                  <w:rPrChange w:id="880" w:author="kirill shustov" w:date="2019-05-24T11:09:00Z">
                    <w:rPr/>
                  </w:rPrChange>
                </w:rPr>
                <w:delText>Градиент от светло-синего до зелёного #FF6562EE, #FE5AB426, #FF58C400, #FF6562EE</w:delText>
              </w:r>
            </w:del>
          </w:p>
        </w:tc>
      </w:tr>
      <w:tr w:rsidR="00F6507E" w:rsidRPr="0004461C" w:rsidDel="00857024" w:rsidTr="0004461C">
        <w:trPr>
          <w:trHeight w:val="552"/>
          <w:del w:id="881" w:author="Uchaev Maksim" w:date="2019-10-18T12:05:00Z"/>
          <w:trPrChange w:id="882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883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884" w:author="Uchaev Maksim" w:date="2019-10-18T12:05:00Z"/>
                <w:sz w:val="24"/>
                <w:szCs w:val="24"/>
                <w:rPrChange w:id="885" w:author="kirill shustov" w:date="2019-05-24T11:09:00Z">
                  <w:rPr>
                    <w:del w:id="886" w:author="Uchaev Maksim" w:date="2019-10-18T12:05:00Z"/>
                  </w:rPr>
                </w:rPrChange>
              </w:rPr>
              <w:pPrChange w:id="887" w:author="kirill shustov" w:date="2019-05-24T11:09:00Z">
                <w:pPr>
                  <w:pStyle w:val="123"/>
                  <w:ind w:left="5" w:hanging="5"/>
                </w:pPr>
              </w:pPrChange>
            </w:pPr>
            <w:del w:id="888" w:author="Uchaev Maksim" w:date="2019-10-18T12:05:00Z">
              <w:r w:rsidRPr="0004461C" w:rsidDel="00857024">
                <w:rPr>
                  <w:sz w:val="24"/>
                  <w:szCs w:val="24"/>
                  <w:rPrChange w:id="889" w:author="kirill shustov" w:date="2019-05-24T11:09:00Z">
                    <w:rPr/>
                  </w:rPrChange>
                </w:rPr>
                <w:delText>Форма «восстановление логина или пароля»</w:delText>
              </w:r>
            </w:del>
          </w:p>
        </w:tc>
        <w:tc>
          <w:tcPr>
            <w:tcW w:w="3755" w:type="dxa"/>
            <w:tcPrChange w:id="890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891" w:author="Uchaev Maksim" w:date="2019-10-18T12:05:00Z"/>
                <w:sz w:val="24"/>
                <w:szCs w:val="24"/>
                <w:rPrChange w:id="892" w:author="kirill shustov" w:date="2019-05-24T11:09:00Z">
                  <w:rPr>
                    <w:del w:id="893" w:author="Uchaev Maksim" w:date="2019-10-18T12:05:00Z"/>
                  </w:rPr>
                </w:rPrChange>
              </w:rPr>
              <w:pPrChange w:id="894" w:author="kirill shustov" w:date="2019-05-24T11:09:00Z">
                <w:pPr>
                  <w:pStyle w:val="123"/>
                  <w:ind w:left="0" w:firstLine="0"/>
                </w:pPr>
              </w:pPrChange>
            </w:pPr>
            <w:del w:id="895" w:author="Uchaev Maksim" w:date="2019-10-18T12:05:00Z">
              <w:r w:rsidRPr="0004461C" w:rsidDel="00857024">
                <w:rPr>
                  <w:sz w:val="24"/>
                  <w:szCs w:val="24"/>
                  <w:rPrChange w:id="896" w:author="kirill shustov" w:date="2019-05-24T11:09:00Z">
                    <w:rPr/>
                  </w:rPrChange>
                </w:rPr>
                <w:delText>Ширина 5.5см длинна 6.8см</w:delText>
              </w:r>
            </w:del>
          </w:p>
        </w:tc>
        <w:tc>
          <w:tcPr>
            <w:tcW w:w="2410" w:type="dxa"/>
            <w:vMerge/>
            <w:tcPrChange w:id="897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898" w:author="Uchaev Maksim" w:date="2019-10-18T12:05:00Z"/>
                <w:sz w:val="24"/>
                <w:szCs w:val="24"/>
                <w:rPrChange w:id="899" w:author="kirill shustov" w:date="2019-05-24T11:09:00Z">
                  <w:rPr>
                    <w:del w:id="900" w:author="Uchaev Maksim" w:date="2019-10-18T12:05:00Z"/>
                  </w:rPr>
                </w:rPrChange>
              </w:rPr>
              <w:pPrChange w:id="901" w:author="kirill shustov" w:date="2019-05-24T11:09:00Z">
                <w:pPr>
                  <w:pStyle w:val="123"/>
                  <w:ind w:left="0"/>
                </w:pPr>
              </w:pPrChange>
            </w:pPr>
          </w:p>
        </w:tc>
      </w:tr>
      <w:tr w:rsidR="00F6507E" w:rsidRPr="0004461C" w:rsidDel="00857024" w:rsidTr="0004461C">
        <w:trPr>
          <w:trHeight w:val="546"/>
          <w:del w:id="902" w:author="Uchaev Maksim" w:date="2019-10-18T12:05:00Z"/>
          <w:trPrChange w:id="903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904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05" w:author="Uchaev Maksim" w:date="2019-10-18T12:05:00Z"/>
                <w:sz w:val="24"/>
                <w:szCs w:val="24"/>
                <w:rPrChange w:id="906" w:author="kirill shustov" w:date="2019-05-24T11:09:00Z">
                  <w:rPr>
                    <w:del w:id="907" w:author="Uchaev Maksim" w:date="2019-10-18T12:05:00Z"/>
                  </w:rPr>
                </w:rPrChange>
              </w:rPr>
              <w:pPrChange w:id="908" w:author="kirill shustov" w:date="2019-05-24T11:09:00Z">
                <w:pPr>
                  <w:pStyle w:val="123"/>
                  <w:ind w:left="5" w:hanging="5"/>
                </w:pPr>
              </w:pPrChange>
            </w:pPr>
            <w:del w:id="909" w:author="Uchaev Maksim" w:date="2019-10-18T12:05:00Z">
              <w:r w:rsidRPr="0004461C" w:rsidDel="00857024">
                <w:rPr>
                  <w:sz w:val="24"/>
                  <w:szCs w:val="24"/>
                  <w:rPrChange w:id="910" w:author="kirill shustov" w:date="2019-05-24T11:09:00Z">
                    <w:rPr/>
                  </w:rPrChange>
                </w:rPr>
                <w:delText>Форма «регистрация обращений граждан»</w:delText>
              </w:r>
            </w:del>
          </w:p>
        </w:tc>
        <w:tc>
          <w:tcPr>
            <w:tcW w:w="3755" w:type="dxa"/>
            <w:tcPrChange w:id="911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12" w:author="Uchaev Maksim" w:date="2019-10-18T12:05:00Z"/>
                <w:sz w:val="24"/>
                <w:szCs w:val="24"/>
                <w:rPrChange w:id="913" w:author="kirill shustov" w:date="2019-05-24T11:09:00Z">
                  <w:rPr>
                    <w:del w:id="914" w:author="Uchaev Maksim" w:date="2019-10-18T12:05:00Z"/>
                  </w:rPr>
                </w:rPrChange>
              </w:rPr>
              <w:pPrChange w:id="915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16" w:author="Uchaev Maksim" w:date="2019-10-18T12:05:00Z">
              <w:r w:rsidRPr="0004461C" w:rsidDel="00857024">
                <w:rPr>
                  <w:sz w:val="24"/>
                  <w:szCs w:val="24"/>
                  <w:rPrChange w:id="917" w:author="kirill shustov" w:date="2019-05-24T11:09:00Z">
                    <w:rPr/>
                  </w:rPrChange>
                </w:rPr>
                <w:delText>Ширина 22.3см длинна 15.5см</w:delText>
              </w:r>
            </w:del>
          </w:p>
        </w:tc>
        <w:tc>
          <w:tcPr>
            <w:tcW w:w="2410" w:type="dxa"/>
            <w:vMerge/>
            <w:tcPrChange w:id="918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19" w:author="Uchaev Maksim" w:date="2019-10-18T12:05:00Z"/>
                <w:sz w:val="24"/>
                <w:szCs w:val="24"/>
                <w:rPrChange w:id="920" w:author="kirill shustov" w:date="2019-05-24T11:09:00Z">
                  <w:rPr>
                    <w:del w:id="921" w:author="Uchaev Maksim" w:date="2019-10-18T12:05:00Z"/>
                  </w:rPr>
                </w:rPrChange>
              </w:rPr>
              <w:pPrChange w:id="922" w:author="kirill shustov" w:date="2019-05-24T11:09:00Z">
                <w:pPr>
                  <w:pStyle w:val="123"/>
                  <w:ind w:left="0"/>
                </w:pPr>
              </w:pPrChange>
            </w:pPr>
          </w:p>
        </w:tc>
      </w:tr>
      <w:tr w:rsidR="00F6507E" w:rsidRPr="0004461C" w:rsidDel="00857024" w:rsidTr="0004461C">
        <w:trPr>
          <w:trHeight w:val="427"/>
          <w:del w:id="923" w:author="Uchaev Maksim" w:date="2019-10-18T12:05:00Z"/>
          <w:trPrChange w:id="924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925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26" w:author="Uchaev Maksim" w:date="2019-10-18T12:05:00Z"/>
                <w:sz w:val="24"/>
                <w:szCs w:val="24"/>
                <w:rPrChange w:id="927" w:author="kirill shustov" w:date="2019-05-24T11:09:00Z">
                  <w:rPr>
                    <w:del w:id="928" w:author="Uchaev Maksim" w:date="2019-10-18T12:05:00Z"/>
                  </w:rPr>
                </w:rPrChange>
              </w:rPr>
              <w:pPrChange w:id="929" w:author="kirill shustov" w:date="2019-05-24T11:09:00Z">
                <w:pPr>
                  <w:pStyle w:val="123"/>
                  <w:ind w:left="5" w:hanging="5"/>
                </w:pPr>
              </w:pPrChange>
            </w:pPr>
            <w:del w:id="930" w:author="Uchaev Maksim" w:date="2019-10-18T12:05:00Z">
              <w:r w:rsidRPr="0004461C" w:rsidDel="00857024">
                <w:rPr>
                  <w:sz w:val="24"/>
                  <w:szCs w:val="24"/>
                  <w:rPrChange w:id="931" w:author="kirill shustov" w:date="2019-05-24T11:09:00Z">
                    <w:rPr/>
                  </w:rPrChange>
                </w:rPr>
                <w:delText>Форма «обращение»</w:delText>
              </w:r>
            </w:del>
          </w:p>
        </w:tc>
        <w:tc>
          <w:tcPr>
            <w:tcW w:w="3755" w:type="dxa"/>
            <w:tcPrChange w:id="932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33" w:author="Uchaev Maksim" w:date="2019-10-18T12:05:00Z"/>
                <w:sz w:val="24"/>
                <w:szCs w:val="24"/>
                <w:rPrChange w:id="934" w:author="kirill shustov" w:date="2019-05-24T11:09:00Z">
                  <w:rPr>
                    <w:del w:id="935" w:author="Uchaev Maksim" w:date="2019-10-18T12:05:00Z"/>
                  </w:rPr>
                </w:rPrChange>
              </w:rPr>
              <w:pPrChange w:id="936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37" w:author="Uchaev Maksim" w:date="2019-10-18T12:05:00Z">
              <w:r w:rsidRPr="0004461C" w:rsidDel="00857024">
                <w:rPr>
                  <w:sz w:val="24"/>
                  <w:szCs w:val="24"/>
                  <w:rPrChange w:id="938" w:author="kirill shustov" w:date="2019-05-24T11:09:00Z">
                    <w:rPr/>
                  </w:rPrChange>
                </w:rPr>
                <w:delText>Ширина 31см длинна 8.1см</w:delText>
              </w:r>
            </w:del>
          </w:p>
        </w:tc>
        <w:tc>
          <w:tcPr>
            <w:tcW w:w="2410" w:type="dxa"/>
            <w:vMerge/>
            <w:tcPrChange w:id="939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40" w:author="Uchaev Maksim" w:date="2019-10-18T12:05:00Z"/>
                <w:sz w:val="24"/>
                <w:szCs w:val="24"/>
                <w:rPrChange w:id="941" w:author="kirill shustov" w:date="2019-05-24T11:09:00Z">
                  <w:rPr>
                    <w:del w:id="942" w:author="Uchaev Maksim" w:date="2019-10-18T12:05:00Z"/>
                  </w:rPr>
                </w:rPrChange>
              </w:rPr>
              <w:pPrChange w:id="943" w:author="kirill shustov" w:date="2019-05-24T11:09:00Z">
                <w:pPr>
                  <w:pStyle w:val="123"/>
                  <w:ind w:left="0"/>
                </w:pPr>
              </w:pPrChange>
            </w:pPr>
          </w:p>
        </w:tc>
      </w:tr>
      <w:tr w:rsidR="00F6507E" w:rsidRPr="0004461C" w:rsidDel="00857024" w:rsidTr="0004461C">
        <w:trPr>
          <w:trHeight w:val="546"/>
          <w:del w:id="944" w:author="Uchaev Maksim" w:date="2019-10-18T12:05:00Z"/>
          <w:trPrChange w:id="945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946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47" w:author="Uchaev Maksim" w:date="2019-10-18T12:05:00Z"/>
                <w:sz w:val="24"/>
                <w:szCs w:val="24"/>
                <w:rPrChange w:id="948" w:author="kirill shustov" w:date="2019-05-24T11:09:00Z">
                  <w:rPr>
                    <w:del w:id="949" w:author="Uchaev Maksim" w:date="2019-10-18T12:05:00Z"/>
                  </w:rPr>
                </w:rPrChange>
              </w:rPr>
              <w:pPrChange w:id="950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51" w:author="Uchaev Maksim" w:date="2019-10-18T12:05:00Z">
              <w:r w:rsidRPr="0004461C" w:rsidDel="00857024">
                <w:rPr>
                  <w:sz w:val="24"/>
                  <w:szCs w:val="24"/>
                  <w:rPrChange w:id="952" w:author="kirill shustov" w:date="2019-05-24T11:09:00Z">
                    <w:rPr/>
                  </w:rPrChange>
                </w:rPr>
                <w:delText>Форма «повторное обращение»</w:delText>
              </w:r>
            </w:del>
          </w:p>
        </w:tc>
        <w:tc>
          <w:tcPr>
            <w:tcW w:w="3755" w:type="dxa"/>
            <w:tcPrChange w:id="953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54" w:author="Uchaev Maksim" w:date="2019-10-18T12:05:00Z"/>
                <w:sz w:val="24"/>
                <w:szCs w:val="24"/>
                <w:rPrChange w:id="955" w:author="kirill shustov" w:date="2019-05-24T11:09:00Z">
                  <w:rPr>
                    <w:del w:id="956" w:author="Uchaev Maksim" w:date="2019-10-18T12:05:00Z"/>
                  </w:rPr>
                </w:rPrChange>
              </w:rPr>
              <w:pPrChange w:id="957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58" w:author="Uchaev Maksim" w:date="2019-10-18T12:05:00Z">
              <w:r w:rsidRPr="0004461C" w:rsidDel="00857024">
                <w:rPr>
                  <w:sz w:val="24"/>
                  <w:szCs w:val="24"/>
                  <w:rPrChange w:id="959" w:author="kirill shustov" w:date="2019-05-24T11:09:00Z">
                    <w:rPr/>
                  </w:rPrChange>
                </w:rPr>
                <w:delText>Ширина 31см длинна 8см</w:delText>
              </w:r>
            </w:del>
          </w:p>
        </w:tc>
        <w:tc>
          <w:tcPr>
            <w:tcW w:w="2410" w:type="dxa"/>
            <w:vMerge/>
            <w:tcPrChange w:id="960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61" w:author="Uchaev Maksim" w:date="2019-10-18T12:05:00Z"/>
                <w:sz w:val="24"/>
                <w:szCs w:val="24"/>
                <w:rPrChange w:id="962" w:author="kirill shustov" w:date="2019-05-24T11:09:00Z">
                  <w:rPr>
                    <w:del w:id="963" w:author="Uchaev Maksim" w:date="2019-10-18T12:05:00Z"/>
                  </w:rPr>
                </w:rPrChange>
              </w:rPr>
              <w:pPrChange w:id="964" w:author="kirill shustov" w:date="2019-05-24T11:09:00Z">
                <w:pPr>
                  <w:pStyle w:val="123"/>
                  <w:ind w:left="0" w:firstLine="0"/>
                </w:pPr>
              </w:pPrChange>
            </w:pPr>
          </w:p>
        </w:tc>
      </w:tr>
      <w:tr w:rsidR="00F6507E" w:rsidRPr="0004461C" w:rsidDel="00857024" w:rsidTr="0004461C">
        <w:trPr>
          <w:trHeight w:val="413"/>
          <w:del w:id="965" w:author="Uchaev Maksim" w:date="2019-10-18T12:05:00Z"/>
          <w:trPrChange w:id="966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967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68" w:author="Uchaev Maksim" w:date="2019-10-18T12:05:00Z"/>
                <w:sz w:val="24"/>
                <w:szCs w:val="24"/>
                <w:rPrChange w:id="969" w:author="kirill shustov" w:date="2019-05-24T11:09:00Z">
                  <w:rPr>
                    <w:del w:id="970" w:author="Uchaev Maksim" w:date="2019-10-18T12:05:00Z"/>
                  </w:rPr>
                </w:rPrChange>
              </w:rPr>
              <w:pPrChange w:id="971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72" w:author="Uchaev Maksim" w:date="2019-10-18T12:05:00Z">
              <w:r w:rsidRPr="0004461C" w:rsidDel="00857024">
                <w:rPr>
                  <w:sz w:val="24"/>
                  <w:szCs w:val="24"/>
                  <w:rPrChange w:id="973" w:author="kirill shustov" w:date="2019-05-24T11:09:00Z">
                    <w:rPr/>
                  </w:rPrChange>
                </w:rPr>
                <w:delText>Форма «гражданин»</w:delText>
              </w:r>
            </w:del>
          </w:p>
        </w:tc>
        <w:tc>
          <w:tcPr>
            <w:tcW w:w="3755" w:type="dxa"/>
            <w:tcPrChange w:id="974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75" w:author="Uchaev Maksim" w:date="2019-10-18T12:05:00Z"/>
                <w:sz w:val="24"/>
                <w:szCs w:val="24"/>
                <w:rPrChange w:id="976" w:author="kirill shustov" w:date="2019-05-24T11:09:00Z">
                  <w:rPr>
                    <w:del w:id="977" w:author="Uchaev Maksim" w:date="2019-10-18T12:05:00Z"/>
                  </w:rPr>
                </w:rPrChange>
              </w:rPr>
              <w:pPrChange w:id="978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79" w:author="Uchaev Maksim" w:date="2019-10-18T12:05:00Z">
              <w:r w:rsidRPr="0004461C" w:rsidDel="00857024">
                <w:rPr>
                  <w:sz w:val="24"/>
                  <w:szCs w:val="24"/>
                  <w:rPrChange w:id="980" w:author="kirill shustov" w:date="2019-05-24T11:09:00Z">
                    <w:rPr/>
                  </w:rPrChange>
                </w:rPr>
                <w:delText>Ширина 17.5см длинна 10см</w:delText>
              </w:r>
            </w:del>
          </w:p>
        </w:tc>
        <w:tc>
          <w:tcPr>
            <w:tcW w:w="2410" w:type="dxa"/>
            <w:vMerge/>
            <w:tcPrChange w:id="981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982" w:author="Uchaev Maksim" w:date="2019-10-18T12:05:00Z"/>
                <w:sz w:val="24"/>
                <w:szCs w:val="24"/>
                <w:rPrChange w:id="983" w:author="kirill shustov" w:date="2019-05-24T11:09:00Z">
                  <w:rPr>
                    <w:del w:id="984" w:author="Uchaev Maksim" w:date="2019-10-18T12:05:00Z"/>
                  </w:rPr>
                </w:rPrChange>
              </w:rPr>
              <w:pPrChange w:id="985" w:author="kirill shustov" w:date="2019-05-24T11:09:00Z">
                <w:pPr>
                  <w:pStyle w:val="123"/>
                  <w:ind w:left="0" w:firstLine="0"/>
                </w:pPr>
              </w:pPrChange>
            </w:pPr>
          </w:p>
        </w:tc>
      </w:tr>
      <w:tr w:rsidR="00F6507E" w:rsidRPr="0004461C" w:rsidDel="00857024" w:rsidTr="0004461C">
        <w:trPr>
          <w:trHeight w:val="729"/>
          <w:del w:id="986" w:author="Uchaev Maksim" w:date="2019-10-18T12:05:00Z"/>
          <w:trPrChange w:id="987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988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89" w:author="Uchaev Maksim" w:date="2019-10-18T12:05:00Z"/>
                <w:sz w:val="24"/>
                <w:szCs w:val="24"/>
                <w:rPrChange w:id="990" w:author="kirill shustov" w:date="2019-05-24T11:09:00Z">
                  <w:rPr>
                    <w:del w:id="991" w:author="Uchaev Maksim" w:date="2019-10-18T12:05:00Z"/>
                  </w:rPr>
                </w:rPrChange>
              </w:rPr>
              <w:pPrChange w:id="992" w:author="kirill shustov" w:date="2019-05-24T11:09:00Z">
                <w:pPr>
                  <w:pStyle w:val="123"/>
                  <w:ind w:left="0" w:firstLine="0"/>
                </w:pPr>
              </w:pPrChange>
            </w:pPr>
            <w:del w:id="993" w:author="Uchaev Maksim" w:date="2019-10-18T12:05:00Z">
              <w:r w:rsidRPr="0004461C" w:rsidDel="00857024">
                <w:rPr>
                  <w:sz w:val="24"/>
                  <w:szCs w:val="24"/>
                  <w:rPrChange w:id="994" w:author="kirill shustov" w:date="2019-05-24T11:09:00Z">
                    <w:rPr/>
                  </w:rPrChange>
                </w:rPr>
                <w:delText>Форма «рассмотрение обращений»</w:delText>
              </w:r>
            </w:del>
          </w:p>
        </w:tc>
        <w:tc>
          <w:tcPr>
            <w:tcW w:w="3755" w:type="dxa"/>
            <w:tcPrChange w:id="995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996" w:author="Uchaev Maksim" w:date="2019-10-18T12:05:00Z"/>
                <w:sz w:val="24"/>
                <w:szCs w:val="24"/>
                <w:rPrChange w:id="997" w:author="kirill shustov" w:date="2019-05-24T11:09:00Z">
                  <w:rPr>
                    <w:del w:id="998" w:author="Uchaev Maksim" w:date="2019-10-18T12:05:00Z"/>
                  </w:rPr>
                </w:rPrChange>
              </w:rPr>
              <w:pPrChange w:id="999" w:author="kirill shustov" w:date="2019-05-24T11:09:00Z">
                <w:pPr>
                  <w:pStyle w:val="123"/>
                  <w:ind w:left="0" w:firstLine="0"/>
                </w:pPr>
              </w:pPrChange>
            </w:pPr>
            <w:del w:id="1000" w:author="Uchaev Maksim" w:date="2019-10-18T12:05:00Z">
              <w:r w:rsidRPr="0004461C" w:rsidDel="00857024">
                <w:rPr>
                  <w:sz w:val="24"/>
                  <w:szCs w:val="24"/>
                  <w:rPrChange w:id="1001" w:author="kirill shustov" w:date="2019-05-24T11:09:00Z">
                    <w:rPr/>
                  </w:rPrChange>
                </w:rPr>
                <w:delText>Ширина 17.6см длинна 9.3см</w:delText>
              </w:r>
            </w:del>
          </w:p>
        </w:tc>
        <w:tc>
          <w:tcPr>
            <w:tcW w:w="2410" w:type="dxa"/>
            <w:vMerge/>
            <w:tcPrChange w:id="1002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1003" w:author="Uchaev Maksim" w:date="2019-10-18T12:05:00Z"/>
                <w:sz w:val="24"/>
                <w:szCs w:val="24"/>
                <w:rPrChange w:id="1004" w:author="kirill shustov" w:date="2019-05-24T11:09:00Z">
                  <w:rPr>
                    <w:del w:id="1005" w:author="Uchaev Maksim" w:date="2019-10-18T12:05:00Z"/>
                  </w:rPr>
                </w:rPrChange>
              </w:rPr>
              <w:pPrChange w:id="1006" w:author="kirill shustov" w:date="2019-05-24T11:09:00Z">
                <w:pPr>
                  <w:pStyle w:val="123"/>
                  <w:ind w:left="0" w:firstLine="0"/>
                </w:pPr>
              </w:pPrChange>
            </w:pPr>
          </w:p>
        </w:tc>
      </w:tr>
      <w:tr w:rsidR="00F6507E" w:rsidRPr="0004461C" w:rsidDel="00857024" w:rsidTr="0004461C">
        <w:trPr>
          <w:trHeight w:val="653"/>
          <w:del w:id="1007" w:author="Uchaev Maksim" w:date="2019-10-18T12:05:00Z"/>
          <w:trPrChange w:id="1008" w:author="kirill shustov" w:date="2019-05-24T11:10:00Z">
            <w:trPr>
              <w:trHeight w:val="729"/>
            </w:trPr>
          </w:trPrChange>
        </w:trPr>
        <w:tc>
          <w:tcPr>
            <w:tcW w:w="3474" w:type="dxa"/>
            <w:tcPrChange w:id="1009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1010" w:author="Uchaev Maksim" w:date="2019-10-18T12:05:00Z"/>
                <w:sz w:val="24"/>
                <w:szCs w:val="24"/>
                <w:rPrChange w:id="1011" w:author="kirill shustov" w:date="2019-05-24T11:09:00Z">
                  <w:rPr>
                    <w:del w:id="1012" w:author="Uchaev Maksim" w:date="2019-10-18T12:05:00Z"/>
                  </w:rPr>
                </w:rPrChange>
              </w:rPr>
              <w:pPrChange w:id="1013" w:author="kirill shustov" w:date="2019-05-24T11:09:00Z">
                <w:pPr>
                  <w:pStyle w:val="123"/>
                  <w:ind w:left="0" w:firstLine="0"/>
                </w:pPr>
              </w:pPrChange>
            </w:pPr>
            <w:del w:id="1014" w:author="Uchaev Maksim" w:date="2019-10-18T12:05:00Z">
              <w:r w:rsidRPr="0004461C" w:rsidDel="00857024">
                <w:rPr>
                  <w:sz w:val="24"/>
                  <w:szCs w:val="24"/>
                  <w:rPrChange w:id="1015" w:author="kirill shustov" w:date="2019-05-24T11:09:00Z">
                    <w:rPr/>
                  </w:rPrChange>
                </w:rPr>
                <w:delText>Форма «удаление обращений»</w:delText>
              </w:r>
            </w:del>
          </w:p>
        </w:tc>
        <w:tc>
          <w:tcPr>
            <w:tcW w:w="3755" w:type="dxa"/>
            <w:tcPrChange w:id="1016" w:author="kirill shustov" w:date="2019-05-24T11:10:00Z">
              <w:tcPr>
                <w:tcW w:w="3474" w:type="dxa"/>
              </w:tcPr>
            </w:tcPrChange>
          </w:tcPr>
          <w:p w:rsidR="00F6507E" w:rsidRPr="0004461C" w:rsidDel="00857024" w:rsidRDefault="004E5F4B">
            <w:pPr>
              <w:pStyle w:val="123"/>
              <w:spacing w:line="240" w:lineRule="auto"/>
              <w:ind w:left="0" w:firstLine="0"/>
              <w:rPr>
                <w:del w:id="1017" w:author="Uchaev Maksim" w:date="2019-10-18T12:05:00Z"/>
                <w:sz w:val="24"/>
                <w:szCs w:val="24"/>
                <w:rPrChange w:id="1018" w:author="kirill shustov" w:date="2019-05-24T11:09:00Z">
                  <w:rPr>
                    <w:del w:id="1019" w:author="Uchaev Maksim" w:date="2019-10-18T12:05:00Z"/>
                  </w:rPr>
                </w:rPrChange>
              </w:rPr>
              <w:pPrChange w:id="1020" w:author="kirill shustov" w:date="2019-05-24T11:09:00Z">
                <w:pPr>
                  <w:pStyle w:val="123"/>
                  <w:ind w:left="0" w:firstLine="0"/>
                </w:pPr>
              </w:pPrChange>
            </w:pPr>
            <w:del w:id="1021" w:author="Uchaev Maksim" w:date="2019-10-18T12:05:00Z">
              <w:r w:rsidRPr="0004461C" w:rsidDel="00857024">
                <w:rPr>
                  <w:sz w:val="24"/>
                  <w:szCs w:val="24"/>
                  <w:rPrChange w:id="1022" w:author="kirill shustov" w:date="2019-05-24T11:09:00Z">
                    <w:rPr/>
                  </w:rPrChange>
                </w:rPr>
                <w:delText>Ширина 17.6см длинна 10см</w:delText>
              </w:r>
            </w:del>
          </w:p>
        </w:tc>
        <w:tc>
          <w:tcPr>
            <w:tcW w:w="2410" w:type="dxa"/>
            <w:vMerge/>
            <w:tcPrChange w:id="1023" w:author="kirill shustov" w:date="2019-05-24T11:10:00Z">
              <w:tcPr>
                <w:tcW w:w="2800" w:type="dxa"/>
                <w:vMerge/>
              </w:tcPr>
            </w:tcPrChange>
          </w:tcPr>
          <w:p w:rsidR="00F6507E" w:rsidRPr="0004461C" w:rsidDel="00857024" w:rsidRDefault="00F6507E">
            <w:pPr>
              <w:pStyle w:val="123"/>
              <w:spacing w:line="240" w:lineRule="auto"/>
              <w:ind w:left="0" w:firstLine="0"/>
              <w:rPr>
                <w:del w:id="1024" w:author="Uchaev Maksim" w:date="2019-10-18T12:05:00Z"/>
                <w:sz w:val="24"/>
                <w:szCs w:val="24"/>
                <w:rPrChange w:id="1025" w:author="kirill shustov" w:date="2019-05-24T11:09:00Z">
                  <w:rPr>
                    <w:del w:id="1026" w:author="Uchaev Maksim" w:date="2019-10-18T12:05:00Z"/>
                  </w:rPr>
                </w:rPrChange>
              </w:rPr>
              <w:pPrChange w:id="1027" w:author="kirill shustov" w:date="2019-05-24T11:09:00Z">
                <w:pPr>
                  <w:pStyle w:val="123"/>
                  <w:ind w:left="0" w:firstLine="0"/>
                </w:pPr>
              </w:pPrChange>
            </w:pPr>
          </w:p>
        </w:tc>
      </w:tr>
    </w:tbl>
    <w:p w:rsidR="00B216CF" w:rsidDel="00857024" w:rsidRDefault="00B216CF" w:rsidP="004E5F4B">
      <w:pPr>
        <w:pStyle w:val="222"/>
        <w:rPr>
          <w:del w:id="1028" w:author="Uchaev Maksim" w:date="2019-10-18T12:05:00Z"/>
        </w:rPr>
      </w:pPr>
    </w:p>
    <w:p w:rsidR="00B216CF" w:rsidDel="00857024" w:rsidRDefault="00B216CF" w:rsidP="004E5F4B">
      <w:pPr>
        <w:pStyle w:val="222"/>
        <w:rPr>
          <w:del w:id="1029" w:author="Uchaev Maksim" w:date="2019-10-18T12:05:00Z"/>
        </w:rPr>
      </w:pPr>
    </w:p>
    <w:p w:rsidR="00B216CF" w:rsidDel="00857024" w:rsidRDefault="00B216CF" w:rsidP="00727F4C">
      <w:pPr>
        <w:pStyle w:val="222"/>
        <w:spacing w:after="240"/>
        <w:rPr>
          <w:del w:id="1030" w:author="Uchaev Maksim" w:date="2019-10-18T12:05:00Z"/>
        </w:rPr>
      </w:pPr>
    </w:p>
    <w:p w:rsidR="004E5F4B" w:rsidDel="00857024" w:rsidRDefault="004E5F4B">
      <w:pPr>
        <w:pStyle w:val="222"/>
        <w:ind w:left="284" w:firstLine="680"/>
        <w:rPr>
          <w:del w:id="1031" w:author="Uchaev Maksim" w:date="2019-10-18T12:05:00Z"/>
        </w:rPr>
        <w:pPrChange w:id="1032" w:author="kirill shustov" w:date="2019-05-24T11:12:00Z">
          <w:pPr>
            <w:pStyle w:val="222"/>
            <w:spacing w:before="120"/>
            <w:ind w:left="284" w:firstLine="680"/>
          </w:pPr>
        </w:pPrChange>
      </w:pPr>
      <w:bookmarkStart w:id="1033" w:name="_Toc9524352"/>
      <w:bookmarkStart w:id="1034" w:name="_Toc9525068"/>
      <w:bookmarkStart w:id="1035" w:name="_Toc9528680"/>
      <w:bookmarkStart w:id="1036" w:name="_Toc9581293"/>
      <w:bookmarkStart w:id="1037" w:name="_Toc9618757"/>
      <w:del w:id="1038" w:author="Uchaev Maksim" w:date="2019-10-18T12:05:00Z">
        <w:r w:rsidDel="00857024">
          <w:delText xml:space="preserve">1.3 </w:delText>
        </w:r>
        <w:r w:rsidR="002A7540" w:rsidDel="00857024">
          <w:delText>С</w:delText>
        </w:r>
        <w:r w:rsidDel="00857024">
          <w:delText>ценарии пользователей</w:delText>
        </w:r>
        <w:r w:rsidR="00F2382E" w:rsidDel="00857024">
          <w:delText xml:space="preserve"> программного модуля «Регистрация обращений граждан»</w:delText>
        </w:r>
        <w:bookmarkEnd w:id="1033"/>
        <w:bookmarkEnd w:id="1034"/>
        <w:bookmarkEnd w:id="1035"/>
        <w:bookmarkEnd w:id="1036"/>
        <w:bookmarkEnd w:id="1037"/>
      </w:del>
    </w:p>
    <w:p w:rsidR="00262E2B" w:rsidDel="00857024" w:rsidRDefault="005F5441" w:rsidP="00262E2B">
      <w:pPr>
        <w:pStyle w:val="123"/>
        <w:rPr>
          <w:del w:id="1039" w:author="Uchaev Maksim" w:date="2019-10-18T12:05:00Z"/>
        </w:rPr>
      </w:pPr>
      <w:ins w:id="1040" w:author="kirill shustov" w:date="2019-05-24T17:26:00Z">
        <w:del w:id="1041" w:author="Uchaev Maksim" w:date="2019-10-18T12:05:00Z">
          <w:r w:rsidDel="00857024">
            <w:delText xml:space="preserve">Сценарий </w:delText>
          </w:r>
        </w:del>
      </w:ins>
      <w:del w:id="1042" w:author="Uchaev Maksim" w:date="2019-10-18T12:05:00Z">
        <w:r w:rsidR="00262E2B" w:rsidDel="00857024">
          <w:delText>Задача</w:delText>
        </w:r>
        <w:r w:rsidR="00262E2B" w:rsidRPr="0044209C" w:rsidDel="00857024">
          <w:delText>:</w:delText>
        </w:r>
        <w:r w:rsidR="00262E2B" w:rsidDel="00857024">
          <w:delText xml:space="preserve"> «зарегис</w:delText>
        </w:r>
      </w:del>
      <w:ins w:id="1043" w:author="kirill shustov" w:date="2019-05-24T18:00:00Z">
        <w:del w:id="1044" w:author="Uchaev Maksim" w:date="2019-10-18T12:05:00Z">
          <w:r w:rsidR="00DE148A" w:rsidDel="00857024">
            <w:delText>трации</w:delText>
          </w:r>
        </w:del>
      </w:ins>
      <w:del w:id="1045" w:author="Uchaev Maksim" w:date="2019-10-18T12:05:00Z">
        <w:r w:rsidR="00262E2B" w:rsidDel="00857024">
          <w:delText>трироваться в системе</w:delText>
        </w:r>
      </w:del>
      <w:ins w:id="1046" w:author="kirill shustov" w:date="2019-05-24T17:24:00Z">
        <w:del w:id="1047" w:author="Uchaev Maksim" w:date="2019-10-18T12:05:00Z">
          <w:r w:rsidRPr="00DE148A" w:rsidDel="00857024">
            <w:rPr>
              <w:rPrChange w:id="1048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049" w:author="Uchaev Maksim" w:date="2019-10-18T12:05:00Z">
        <w:r w:rsidR="00262E2B" w:rsidDel="00857024">
          <w:delText>»</w:delText>
        </w:r>
      </w:del>
    </w:p>
    <w:p w:rsidR="00262E2B" w:rsidDel="00857024" w:rsidRDefault="000E1745" w:rsidP="000E1745">
      <w:pPr>
        <w:pStyle w:val="123"/>
        <w:tabs>
          <w:tab w:val="left" w:pos="1418"/>
        </w:tabs>
        <w:ind w:left="993" w:firstLine="0"/>
        <w:rPr>
          <w:del w:id="1050" w:author="Uchaev Maksim" w:date="2019-10-18T12:05:00Z"/>
        </w:rPr>
      </w:pPr>
      <w:del w:id="1051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="00B216CF" w:rsidDel="00857024">
          <w:delText>войти в систему</w:delText>
        </w:r>
        <w:r w:rsidR="0025347C" w:rsidRPr="000E1745" w:rsidDel="00857024">
          <w:delText>;</w:delText>
        </w:r>
      </w:del>
    </w:p>
    <w:p w:rsidR="00262E2B" w:rsidDel="00857024" w:rsidRDefault="000E1745" w:rsidP="000E1745">
      <w:pPr>
        <w:pStyle w:val="123"/>
        <w:tabs>
          <w:tab w:val="left" w:pos="1418"/>
        </w:tabs>
        <w:ind w:left="993" w:firstLine="0"/>
        <w:rPr>
          <w:del w:id="1052" w:author="Uchaev Maksim" w:date="2019-10-18T12:05:00Z"/>
        </w:rPr>
      </w:pPr>
      <w:del w:id="1053" w:author="Uchaev Maksim" w:date="2019-10-18T12:05:00Z">
        <w:r w:rsidRPr="000E1745" w:rsidDel="00857024">
          <w:delText xml:space="preserve">- </w:delText>
        </w:r>
        <w:r w:rsidR="00B216CF" w:rsidDel="00857024">
          <w:delText>нажать регистрация</w:delText>
        </w:r>
        <w:r w:rsidR="0025347C" w:rsidRPr="000E1745" w:rsidDel="00857024">
          <w:delText>;</w:delText>
        </w:r>
      </w:del>
    </w:p>
    <w:p w:rsidR="00262E2B" w:rsidDel="00857024" w:rsidRDefault="000E1745" w:rsidP="000E1745">
      <w:pPr>
        <w:pStyle w:val="123"/>
        <w:tabs>
          <w:tab w:val="left" w:pos="1418"/>
        </w:tabs>
        <w:ind w:left="993" w:firstLine="0"/>
        <w:rPr>
          <w:del w:id="1054" w:author="Uchaev Maksim" w:date="2019-10-18T12:05:00Z"/>
        </w:rPr>
      </w:pPr>
      <w:del w:id="1055" w:author="Uchaev Maksim" w:date="2019-10-18T12:05:00Z">
        <w:r w:rsidRPr="000E1745" w:rsidDel="00857024">
          <w:delText xml:space="preserve">- </w:delText>
        </w:r>
        <w:r w:rsidR="00B216CF" w:rsidDel="00857024">
          <w:delText>ввести данные</w:delText>
        </w:r>
        <w:r w:rsidR="0025347C" w:rsidRPr="000E1745" w:rsidDel="00857024">
          <w:delText>;</w:delText>
        </w:r>
      </w:del>
    </w:p>
    <w:p w:rsidR="00262E2B" w:rsidDel="00857024" w:rsidRDefault="000E1745" w:rsidP="000E1745">
      <w:pPr>
        <w:pStyle w:val="123"/>
        <w:tabs>
          <w:tab w:val="left" w:pos="1418"/>
        </w:tabs>
        <w:ind w:left="993" w:firstLine="0"/>
        <w:jc w:val="left"/>
        <w:rPr>
          <w:del w:id="1056" w:author="Uchaev Maksim" w:date="2019-10-18T12:05:00Z"/>
        </w:rPr>
      </w:pPr>
      <w:del w:id="1057" w:author="Uchaev Maksim" w:date="2019-10-18T12:05:00Z">
        <w:r w:rsidRPr="000E1745" w:rsidDel="00857024">
          <w:delText xml:space="preserve">- </w:delText>
        </w:r>
        <w:r w:rsidR="00B216CF" w:rsidDel="00857024">
          <w:delText>нажать кнопку «зарегистрироваться</w:delText>
        </w:r>
      </w:del>
      <w:ins w:id="1058" w:author="kirill shustov" w:date="2019-05-31T20:47:00Z">
        <w:del w:id="1059" w:author="Uchaev Maksim" w:date="2019-10-18T12:05:00Z">
          <w:r w:rsidR="00891CE1" w:rsidDel="00857024">
            <w:delText>.</w:delText>
          </w:r>
        </w:del>
      </w:ins>
      <w:del w:id="1060" w:author="Uchaev Maksim" w:date="2019-10-18T12:05:00Z">
        <w:r w:rsidR="00B216CF" w:rsidDel="00857024">
          <w:delText>»</w:delText>
        </w:r>
        <w:r w:rsidR="0025347C" w:rsidRPr="000E1745" w:rsidDel="00857024">
          <w:delText>.</w:delText>
        </w:r>
      </w:del>
    </w:p>
    <w:p w:rsidR="00262E2B" w:rsidDel="00857024" w:rsidRDefault="005F5441" w:rsidP="00262E2B">
      <w:pPr>
        <w:pStyle w:val="123"/>
        <w:rPr>
          <w:del w:id="1061" w:author="Uchaev Maksim" w:date="2019-10-18T12:05:00Z"/>
        </w:rPr>
      </w:pPr>
      <w:ins w:id="1062" w:author="kirill shustov" w:date="2019-05-24T17:25:00Z">
        <w:del w:id="1063" w:author="Uchaev Maksim" w:date="2019-10-18T12:05:00Z">
          <w:r w:rsidDel="00857024">
            <w:delText>Сценарий</w:delText>
          </w:r>
        </w:del>
      </w:ins>
      <w:del w:id="1064" w:author="Uchaev Maksim" w:date="2019-10-18T12:05:00Z">
        <w:r w:rsidR="00262E2B" w:rsidDel="00857024">
          <w:delText>Задача</w:delText>
        </w:r>
        <w:r w:rsidR="00262E2B" w:rsidRPr="00A26FA8" w:rsidDel="00857024">
          <w:delText>:</w:delText>
        </w:r>
        <w:r w:rsidR="00262E2B" w:rsidDel="00857024">
          <w:delText xml:space="preserve"> «Что делать если забы</w:delText>
        </w:r>
      </w:del>
      <w:ins w:id="1065" w:author="kirill shustov" w:date="2019-05-24T18:01:00Z">
        <w:del w:id="1066" w:author="Uchaev Maksim" w:date="2019-10-18T12:05:00Z">
          <w:r w:rsidR="00DE148A" w:rsidDel="00857024">
            <w:delText>т</w:delText>
          </w:r>
        </w:del>
      </w:ins>
      <w:del w:id="1067" w:author="Uchaev Maksim" w:date="2019-10-18T12:05:00Z">
        <w:r w:rsidR="00262E2B" w:rsidDel="00857024">
          <w:delText>ли логин или пароль</w:delText>
        </w:r>
        <w:r w:rsidR="00262E2B" w:rsidRPr="00A26FA8" w:rsidDel="00857024">
          <w:delText>?</w:delText>
        </w:r>
      </w:del>
      <w:ins w:id="1068" w:author="kirill shustov" w:date="2019-05-24T17:24:00Z">
        <w:del w:id="1069" w:author="Uchaev Maksim" w:date="2019-10-18T12:05:00Z">
          <w:r w:rsidRPr="005F5441" w:rsidDel="00857024">
            <w:rPr>
              <w:rPrChange w:id="1070" w:author="kirill shustov" w:date="2019-05-24T17:24:00Z">
                <w:rPr>
                  <w:lang w:val="en-US"/>
                </w:rPr>
              </w:rPrChange>
            </w:rPr>
            <w:delText>:</w:delText>
          </w:r>
        </w:del>
      </w:ins>
      <w:del w:id="1071" w:author="Uchaev Maksim" w:date="2019-10-18T12:05:00Z">
        <w:r w:rsidR="00262E2B" w:rsidDel="00857024">
          <w:delText>»</w:delText>
        </w:r>
      </w:del>
    </w:p>
    <w:p w:rsidR="00262E2B" w:rsidDel="00857024" w:rsidRDefault="000E1745" w:rsidP="000E1745">
      <w:pPr>
        <w:pStyle w:val="123"/>
        <w:ind w:left="993" w:firstLine="0"/>
        <w:rPr>
          <w:del w:id="1072" w:author="Uchaev Maksim" w:date="2019-10-18T12:05:00Z"/>
        </w:rPr>
      </w:pPr>
      <w:del w:id="1073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="00B74010" w:rsidDel="00857024">
          <w:delText>войти в систему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93" w:firstLine="0"/>
        <w:rPr>
          <w:del w:id="1074" w:author="Uchaev Maksim" w:date="2019-10-18T12:05:00Z"/>
        </w:rPr>
      </w:pPr>
      <w:del w:id="1075" w:author="Uchaev Maksim" w:date="2019-10-18T12:05:00Z">
        <w:r w:rsidRPr="000E1745" w:rsidDel="00857024">
          <w:delText xml:space="preserve">- </w:delText>
        </w:r>
        <w:r w:rsidR="00B74010" w:rsidDel="00857024">
          <w:delText>нажать «забыли логин или пароль»</w:delText>
        </w:r>
        <w:r w:rsidR="00B74010" w:rsidRPr="00B74010" w:rsidDel="00857024">
          <w:delText>;</w:delText>
        </w:r>
      </w:del>
    </w:p>
    <w:p w:rsidR="00262E2B" w:rsidDel="00857024" w:rsidRDefault="000E1745" w:rsidP="000E1745">
      <w:pPr>
        <w:pStyle w:val="123"/>
        <w:ind w:left="993" w:firstLine="0"/>
        <w:rPr>
          <w:del w:id="1076" w:author="Uchaev Maksim" w:date="2019-10-18T12:05:00Z"/>
        </w:rPr>
      </w:pPr>
      <w:del w:id="1077" w:author="Uchaev Maksim" w:date="2019-10-18T12:05:00Z">
        <w:r w:rsidRPr="000E1745" w:rsidDel="00857024">
          <w:delText xml:space="preserve">- </w:delText>
        </w:r>
        <w:r w:rsidR="00B74010" w:rsidDel="00857024">
          <w:delText>в открывшемся окне выбираем что хотим восстановить «логин или пароль»</w:delText>
        </w:r>
        <w:r w:rsidR="00B74010" w:rsidRPr="00B74010" w:rsidDel="00857024">
          <w:delText>;</w:delText>
        </w:r>
      </w:del>
    </w:p>
    <w:p w:rsidR="00262E2B" w:rsidDel="00857024" w:rsidRDefault="000E1745" w:rsidP="000E1745">
      <w:pPr>
        <w:pStyle w:val="123"/>
        <w:ind w:left="993" w:firstLine="0"/>
        <w:rPr>
          <w:del w:id="1078" w:author="Uchaev Maksim" w:date="2019-10-18T12:05:00Z"/>
        </w:rPr>
      </w:pPr>
      <w:del w:id="1079" w:author="Uchaev Maksim" w:date="2019-10-18T12:05:00Z">
        <w:r w:rsidRPr="000E1745" w:rsidDel="00857024">
          <w:delText xml:space="preserve">- </w:delText>
        </w:r>
        <w:r w:rsidR="00B74010" w:rsidDel="00857024">
          <w:delText>вводим данные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93" w:firstLine="0"/>
        <w:rPr>
          <w:ins w:id="1080" w:author="kirill shustov" w:date="2019-05-24T11:12:00Z"/>
          <w:del w:id="1081" w:author="Uchaev Maksim" w:date="2019-10-18T12:05:00Z"/>
        </w:rPr>
      </w:pPr>
      <w:del w:id="1082" w:author="Uchaev Maksim" w:date="2019-10-18T12:05:00Z">
        <w:r w:rsidRPr="000E1745" w:rsidDel="00857024">
          <w:delText xml:space="preserve">- </w:delText>
        </w:r>
        <w:r w:rsidR="00B74010" w:rsidDel="00857024">
          <w:delText>нажимаем на кнопку «восстановить»</w:delText>
        </w:r>
        <w:r w:rsidR="00B74010" w:rsidRPr="000E1745" w:rsidDel="00857024">
          <w:delText>.</w:delText>
        </w:r>
      </w:del>
    </w:p>
    <w:p w:rsidR="0004461C" w:rsidDel="00857024" w:rsidRDefault="0004461C" w:rsidP="000E1745">
      <w:pPr>
        <w:pStyle w:val="123"/>
        <w:ind w:left="993" w:firstLine="0"/>
        <w:rPr>
          <w:ins w:id="1083" w:author="kirill shustov" w:date="2019-05-24T11:12:00Z"/>
          <w:del w:id="1084" w:author="Uchaev Maksim" w:date="2019-10-18T12:05:00Z"/>
        </w:rPr>
      </w:pPr>
    </w:p>
    <w:p w:rsidR="0004461C" w:rsidDel="00857024" w:rsidRDefault="0004461C" w:rsidP="000E1745">
      <w:pPr>
        <w:pStyle w:val="123"/>
        <w:ind w:left="993" w:firstLine="0"/>
        <w:rPr>
          <w:del w:id="1085" w:author="Uchaev Maksim" w:date="2019-10-18T12:05:00Z"/>
        </w:rPr>
      </w:pPr>
    </w:p>
    <w:p w:rsidR="00262E2B" w:rsidDel="00857024" w:rsidRDefault="005F5441" w:rsidP="00262E2B">
      <w:pPr>
        <w:pStyle w:val="123"/>
        <w:rPr>
          <w:del w:id="1086" w:author="Uchaev Maksim" w:date="2019-10-18T12:05:00Z"/>
        </w:rPr>
      </w:pPr>
      <w:ins w:id="1087" w:author="kirill shustov" w:date="2019-05-24T17:26:00Z">
        <w:del w:id="1088" w:author="Uchaev Maksim" w:date="2019-10-18T12:05:00Z">
          <w:r w:rsidDel="00857024">
            <w:delText xml:space="preserve">Сценарий </w:delText>
          </w:r>
        </w:del>
      </w:ins>
      <w:del w:id="1089" w:author="Uchaev Maksim" w:date="2019-10-18T12:05:00Z">
        <w:r w:rsidR="00262E2B" w:rsidDel="00857024">
          <w:delText>Задача</w:delText>
        </w:r>
        <w:r w:rsidR="00262E2B" w:rsidRPr="000E1745" w:rsidDel="00857024">
          <w:delText xml:space="preserve">: </w:delText>
        </w:r>
      </w:del>
      <w:ins w:id="1090" w:author="kirill shustov" w:date="2019-05-24T17:21:00Z">
        <w:del w:id="1091" w:author="Uchaev Maksim" w:date="2019-10-18T12:05:00Z">
          <w:r w:rsidDel="00857024">
            <w:delText>в</w:delText>
          </w:r>
        </w:del>
      </w:ins>
      <w:del w:id="1092" w:author="Uchaev Maksim" w:date="2019-10-18T12:05:00Z">
        <w:r w:rsidR="00262E2B" w:rsidDel="00857024">
          <w:delText>«Вход</w:delText>
        </w:r>
      </w:del>
      <w:ins w:id="1093" w:author="kirill shustov" w:date="2019-05-24T18:01:00Z">
        <w:del w:id="1094" w:author="Uchaev Maksim" w:date="2019-10-18T12:05:00Z">
          <w:r w:rsidR="00DE148A" w:rsidDel="00857024">
            <w:delText>а</w:delText>
          </w:r>
        </w:del>
      </w:ins>
      <w:del w:id="1095" w:author="Uchaev Maksim" w:date="2019-10-18T12:05:00Z">
        <w:r w:rsidR="00262E2B" w:rsidDel="00857024">
          <w:delText xml:space="preserve"> в систему</w:delText>
        </w:r>
      </w:del>
      <w:ins w:id="1096" w:author="kirill shustov" w:date="2019-05-24T17:26:00Z">
        <w:del w:id="1097" w:author="Uchaev Maksim" w:date="2019-10-18T12:05:00Z">
          <w:r w:rsidRPr="00DE148A" w:rsidDel="00857024">
            <w:rPr>
              <w:rPrChange w:id="1098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099" w:author="Uchaev Maksim" w:date="2019-10-18T12:05:00Z">
        <w:r w:rsidR="00262E2B" w:rsidDel="00857024">
          <w:delText>»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00" w:author="Uchaev Maksim" w:date="2019-10-18T12:05:00Z"/>
        </w:rPr>
      </w:pPr>
      <w:del w:id="1101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="00B74010" w:rsidDel="00857024">
          <w:delText>входим в систему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02" w:author="Uchaev Maksim" w:date="2019-10-18T12:05:00Z"/>
        </w:rPr>
      </w:pPr>
      <w:del w:id="1103" w:author="Uchaev Maksim" w:date="2019-10-18T12:05:00Z">
        <w:r w:rsidRPr="000E1745" w:rsidDel="00857024">
          <w:delText xml:space="preserve">- </w:delText>
        </w:r>
        <w:r w:rsidR="00B74010" w:rsidDel="00857024">
          <w:delText>вводим логин и пароль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04" w:author="Uchaev Maksim" w:date="2019-10-18T12:05:00Z"/>
        </w:rPr>
      </w:pPr>
      <w:del w:id="1105" w:author="Uchaev Maksim" w:date="2019-10-18T12:05:00Z">
        <w:r w:rsidRPr="000E1745" w:rsidDel="00857024">
          <w:delText xml:space="preserve">- </w:delText>
        </w:r>
        <w:r w:rsidR="00B74010" w:rsidDel="00857024">
          <w:delText>нажимаем на кнопку «войти в систему»</w:delText>
        </w:r>
        <w:r w:rsidR="00B74010" w:rsidRPr="00B74010" w:rsidDel="00857024">
          <w:delText>.</w:delText>
        </w:r>
      </w:del>
    </w:p>
    <w:p w:rsidR="00262E2B" w:rsidDel="00857024" w:rsidRDefault="005F5441" w:rsidP="00262E2B">
      <w:pPr>
        <w:pStyle w:val="123"/>
        <w:rPr>
          <w:del w:id="1106" w:author="Uchaev Maksim" w:date="2019-10-18T12:05:00Z"/>
        </w:rPr>
      </w:pPr>
      <w:ins w:id="1107" w:author="kirill shustov" w:date="2019-05-24T17:26:00Z">
        <w:del w:id="1108" w:author="Uchaev Maksim" w:date="2019-10-18T12:05:00Z">
          <w:r w:rsidDel="00857024">
            <w:delText xml:space="preserve">Сценарий </w:delText>
          </w:r>
        </w:del>
      </w:ins>
      <w:del w:id="1109" w:author="Uchaev Maksim" w:date="2019-10-18T12:05:00Z">
        <w:r w:rsidR="00262E2B" w:rsidDel="00857024">
          <w:delText>Задача</w:delText>
        </w:r>
        <w:r w:rsidR="00262E2B" w:rsidRPr="00262E2B" w:rsidDel="00857024">
          <w:delText>:</w:delText>
        </w:r>
        <w:r w:rsidR="00262E2B" w:rsidDel="00857024">
          <w:delText xml:space="preserve"> </w:delText>
        </w:r>
      </w:del>
      <w:ins w:id="1110" w:author="kirill shustov" w:date="2019-05-24T17:22:00Z">
        <w:del w:id="1111" w:author="Uchaev Maksim" w:date="2019-10-18T12:05:00Z">
          <w:r w:rsidDel="00857024">
            <w:delText>с</w:delText>
          </w:r>
        </w:del>
      </w:ins>
      <w:del w:id="1112" w:author="Uchaev Maksim" w:date="2019-10-18T12:05:00Z">
        <w:r w:rsidR="00262E2B" w:rsidDel="00857024">
          <w:delText>«Создани</w:delText>
        </w:r>
      </w:del>
      <w:ins w:id="1113" w:author="kirill shustov" w:date="2019-05-24T18:01:00Z">
        <w:del w:id="1114" w:author="Uchaev Maksim" w:date="2019-10-18T12:05:00Z">
          <w:r w:rsidR="00DE148A" w:rsidDel="00857024">
            <w:delText>я</w:delText>
          </w:r>
        </w:del>
      </w:ins>
      <w:del w:id="1115" w:author="Uchaev Maksim" w:date="2019-10-18T12:05:00Z">
        <w:r w:rsidR="00262E2B" w:rsidDel="00857024">
          <w:delText>е обращения</w:delText>
        </w:r>
      </w:del>
      <w:ins w:id="1116" w:author="kirill shustov" w:date="2019-05-24T17:26:00Z">
        <w:del w:id="1117" w:author="Uchaev Maksim" w:date="2019-10-18T12:05:00Z">
          <w:r w:rsidRPr="00DE148A" w:rsidDel="00857024">
            <w:rPr>
              <w:rPrChange w:id="1118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119" w:author="Uchaev Maksim" w:date="2019-10-18T12:05:00Z">
        <w:r w:rsidR="00262E2B" w:rsidDel="00857024">
          <w:delText>»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20" w:author="Uchaev Maksim" w:date="2019-10-18T12:05:00Z"/>
        </w:rPr>
      </w:pPr>
      <w:del w:id="1121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="00B74010" w:rsidDel="00857024">
          <w:delText>войти в систему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22" w:author="Uchaev Maksim" w:date="2019-10-18T12:05:00Z"/>
        </w:rPr>
      </w:pPr>
      <w:del w:id="1123" w:author="Uchaev Maksim" w:date="2019-10-18T12:05:00Z">
        <w:r w:rsidRPr="000E1745" w:rsidDel="00857024">
          <w:delText xml:space="preserve">- </w:delText>
        </w:r>
        <w:r w:rsidR="00B74010" w:rsidDel="00857024">
          <w:delText>ввести логин и пароль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24" w:author="Uchaev Maksim" w:date="2019-10-18T12:05:00Z"/>
        </w:rPr>
      </w:pPr>
      <w:del w:id="1125" w:author="Uchaev Maksim" w:date="2019-10-18T12:05:00Z">
        <w:r w:rsidRPr="000E1745" w:rsidDel="00857024">
          <w:delText xml:space="preserve">- </w:delText>
        </w:r>
        <w:r w:rsidR="00B74010" w:rsidDel="00857024">
          <w:delText>заполнить все поля как написано в форме</w:delText>
        </w:r>
        <w:r w:rsidR="00B74010" w:rsidRPr="00B74010" w:rsidDel="00857024">
          <w:delText>;</w:delText>
        </w:r>
      </w:del>
    </w:p>
    <w:p w:rsidR="000E1745" w:rsidRPr="00807F8F" w:rsidDel="00857024" w:rsidRDefault="000E1745" w:rsidP="009D720C">
      <w:pPr>
        <w:pStyle w:val="123"/>
        <w:ind w:left="964" w:firstLine="0"/>
        <w:rPr>
          <w:del w:id="1126" w:author="Uchaev Maksim" w:date="2019-10-18T12:05:00Z"/>
        </w:rPr>
      </w:pPr>
      <w:del w:id="1127" w:author="Uchaev Maksim" w:date="2019-10-18T12:05:00Z">
        <w:r w:rsidRPr="000E1745" w:rsidDel="00857024">
          <w:delText xml:space="preserve">- </w:delText>
        </w:r>
        <w:r w:rsidR="00B74010" w:rsidDel="00857024">
          <w:delText>нажать на кнопку «создать обращение»</w:delText>
        </w:r>
        <w:r w:rsidR="00807F8F" w:rsidRPr="00807F8F" w:rsidDel="00857024">
          <w:delText>;</w:delText>
        </w:r>
      </w:del>
    </w:p>
    <w:p w:rsidR="00262E2B" w:rsidDel="00857024" w:rsidRDefault="005F5441" w:rsidP="00262E2B">
      <w:pPr>
        <w:pStyle w:val="123"/>
        <w:rPr>
          <w:del w:id="1128" w:author="Uchaev Maksim" w:date="2019-10-18T12:05:00Z"/>
        </w:rPr>
      </w:pPr>
      <w:ins w:id="1129" w:author="kirill shustov" w:date="2019-05-24T17:26:00Z">
        <w:del w:id="1130" w:author="Uchaev Maksim" w:date="2019-10-18T12:05:00Z">
          <w:r w:rsidDel="00857024">
            <w:delText xml:space="preserve">Сценарий </w:delText>
          </w:r>
        </w:del>
      </w:ins>
      <w:del w:id="1131" w:author="Uchaev Maksim" w:date="2019-10-18T12:05:00Z">
        <w:r w:rsidR="00262E2B" w:rsidDel="00857024">
          <w:delText>Задача</w:delText>
        </w:r>
        <w:r w:rsidR="00262E2B" w:rsidRPr="000E1745" w:rsidDel="00857024">
          <w:delText>:</w:delText>
        </w:r>
        <w:r w:rsidR="00262E2B" w:rsidDel="00857024">
          <w:delText xml:space="preserve"> «просмотр</w:delText>
        </w:r>
      </w:del>
      <w:ins w:id="1132" w:author="kirill shustov" w:date="2019-05-24T18:01:00Z">
        <w:del w:id="1133" w:author="Uchaev Maksim" w:date="2019-10-18T12:05:00Z">
          <w:r w:rsidR="00DE148A" w:rsidDel="00857024">
            <w:delText>а</w:delText>
          </w:r>
        </w:del>
      </w:ins>
      <w:del w:id="1134" w:author="Uchaev Maksim" w:date="2019-10-18T12:05:00Z">
        <w:r w:rsidR="00262E2B" w:rsidDel="00857024">
          <w:delText>еть все</w:delText>
        </w:r>
      </w:del>
      <w:ins w:id="1135" w:author="kirill shustov" w:date="2019-05-24T18:01:00Z">
        <w:del w:id="1136" w:author="Uchaev Maksim" w:date="2019-10-18T12:05:00Z">
          <w:r w:rsidR="00DE148A" w:rsidDel="00857024">
            <w:delText>х</w:delText>
          </w:r>
        </w:del>
      </w:ins>
      <w:del w:id="1137" w:author="Uchaev Maksim" w:date="2019-10-18T12:05:00Z">
        <w:r w:rsidR="00262E2B" w:rsidDel="00857024">
          <w:delText xml:space="preserve"> обращени</w:delText>
        </w:r>
      </w:del>
      <w:ins w:id="1138" w:author="kirill shustov" w:date="2019-05-24T18:01:00Z">
        <w:del w:id="1139" w:author="Uchaev Maksim" w:date="2019-10-18T12:05:00Z">
          <w:r w:rsidR="00DE148A" w:rsidDel="00857024">
            <w:delText>й</w:delText>
          </w:r>
        </w:del>
      </w:ins>
      <w:del w:id="1140" w:author="Uchaev Maksim" w:date="2019-10-18T12:05:00Z">
        <w:r w:rsidR="00262E2B" w:rsidDel="00857024">
          <w:delText>я</w:delText>
        </w:r>
      </w:del>
      <w:ins w:id="1141" w:author="kirill shustov" w:date="2019-05-24T17:27:00Z">
        <w:del w:id="1142" w:author="Uchaev Maksim" w:date="2019-10-18T12:05:00Z">
          <w:r w:rsidRPr="00DE148A" w:rsidDel="00857024">
            <w:rPr>
              <w:rPrChange w:id="1143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144" w:author="Uchaev Maksim" w:date="2019-10-18T12:05:00Z">
        <w:r w:rsidR="00262E2B" w:rsidDel="00857024">
          <w:delText>»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45" w:author="Uchaev Maksim" w:date="2019-10-18T12:05:00Z"/>
        </w:rPr>
      </w:pPr>
      <w:del w:id="1146" w:author="Uchaev Maksim" w:date="2019-10-18T12:05:00Z">
        <w:r w:rsidRPr="000E1745" w:rsidDel="00857024">
          <w:lastRenderedPageBreak/>
          <w:delText>-</w:delText>
        </w:r>
        <w:r w:rsidDel="00857024">
          <w:delText xml:space="preserve"> </w:delText>
        </w:r>
        <w:r w:rsidR="00B74010" w:rsidDel="00857024">
          <w:delText>войти в систему</w:delText>
        </w:r>
        <w:r w:rsidR="00B74010" w:rsidRPr="000E1745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47" w:author="Uchaev Maksim" w:date="2019-10-18T12:05:00Z"/>
        </w:rPr>
      </w:pPr>
      <w:del w:id="1148" w:author="Uchaev Maksim" w:date="2019-10-18T12:05:00Z">
        <w:r w:rsidRPr="000E1745" w:rsidDel="00857024">
          <w:delText xml:space="preserve">- </w:delText>
        </w:r>
        <w:r w:rsidR="00B74010" w:rsidDel="00857024">
          <w:delText>ввести логин и пароль</w:delText>
        </w:r>
        <w:r w:rsidR="00B74010" w:rsidRPr="000E1745" w:rsidDel="00857024">
          <w:delText>;</w:delText>
        </w:r>
      </w:del>
    </w:p>
    <w:p w:rsidR="009D720C" w:rsidDel="00857024" w:rsidRDefault="009D720C" w:rsidP="000E1745">
      <w:pPr>
        <w:pStyle w:val="123"/>
        <w:ind w:firstLine="680"/>
        <w:rPr>
          <w:del w:id="1149" w:author="Uchaev Maksim" w:date="2019-10-18T12:05:00Z"/>
        </w:rPr>
      </w:pPr>
    </w:p>
    <w:p w:rsidR="002A7540" w:rsidDel="00857024" w:rsidRDefault="002A7540" w:rsidP="000E1745">
      <w:pPr>
        <w:pStyle w:val="123"/>
        <w:ind w:firstLine="680"/>
        <w:rPr>
          <w:del w:id="1150" w:author="Uchaev Maksim" w:date="2019-10-18T12:05:00Z"/>
        </w:rPr>
      </w:pPr>
    </w:p>
    <w:p w:rsidR="009D720C" w:rsidDel="00857024" w:rsidRDefault="009D720C" w:rsidP="000E1745">
      <w:pPr>
        <w:pStyle w:val="123"/>
        <w:ind w:firstLine="680"/>
        <w:rPr>
          <w:del w:id="1151" w:author="Uchaev Maksim" w:date="2019-10-18T12:05:00Z"/>
        </w:rPr>
      </w:pPr>
    </w:p>
    <w:p w:rsidR="009D720C" w:rsidDel="00857024" w:rsidRDefault="009D720C" w:rsidP="009D720C">
      <w:pPr>
        <w:pStyle w:val="123"/>
        <w:spacing w:after="240"/>
        <w:ind w:firstLine="680"/>
        <w:rPr>
          <w:del w:id="1152" w:author="Uchaev Maksim" w:date="2019-10-18T12:05:00Z"/>
        </w:rPr>
      </w:pPr>
    </w:p>
    <w:p w:rsidR="00262E2B" w:rsidDel="00857024" w:rsidRDefault="000E1745" w:rsidP="000E1745">
      <w:pPr>
        <w:pStyle w:val="123"/>
        <w:ind w:firstLine="680"/>
        <w:rPr>
          <w:del w:id="1153" w:author="Uchaev Maksim" w:date="2019-10-18T12:05:00Z"/>
        </w:rPr>
      </w:pPr>
      <w:del w:id="1154" w:author="Uchaev Maksim" w:date="2019-10-18T12:05:00Z">
        <w:r w:rsidRPr="000E1745" w:rsidDel="00857024">
          <w:delText xml:space="preserve">- </w:delText>
        </w:r>
        <w:r w:rsidR="00B74010" w:rsidDel="00857024">
          <w:delText>в панели инструментов или контекстном меню (правая кнопка мыши) перейти во вкладку обращение</w:delText>
        </w:r>
        <w:r w:rsidR="00B74010" w:rsidRPr="00B74010" w:rsidDel="00857024">
          <w:delText>;</w:delText>
        </w:r>
      </w:del>
    </w:p>
    <w:p w:rsidR="00262E2B" w:rsidDel="00857024" w:rsidRDefault="000E1745" w:rsidP="000E1745">
      <w:pPr>
        <w:pStyle w:val="123"/>
        <w:ind w:left="964" w:firstLine="0"/>
        <w:rPr>
          <w:del w:id="1155" w:author="Uchaev Maksim" w:date="2019-10-18T12:05:00Z"/>
        </w:rPr>
      </w:pPr>
      <w:del w:id="1156" w:author="Uchaev Maksim" w:date="2019-10-18T12:05:00Z">
        <w:r w:rsidRPr="000E1745" w:rsidDel="00857024">
          <w:delText xml:space="preserve">- </w:delText>
        </w:r>
        <w:r w:rsidR="00B74010" w:rsidDel="00857024">
          <w:delText>можно отсортировать обращения для быстрого поиска</w:delText>
        </w:r>
        <w:r w:rsidR="00B74010" w:rsidRPr="00B74010" w:rsidDel="00857024">
          <w:delText>.</w:delText>
        </w:r>
      </w:del>
    </w:p>
    <w:p w:rsidR="00262E2B" w:rsidDel="00857024" w:rsidRDefault="005F5441" w:rsidP="00262E2B">
      <w:pPr>
        <w:pStyle w:val="123"/>
        <w:rPr>
          <w:del w:id="1157" w:author="Uchaev Maksim" w:date="2019-10-18T12:05:00Z"/>
        </w:rPr>
      </w:pPr>
      <w:ins w:id="1158" w:author="kirill shustov" w:date="2019-05-24T17:27:00Z">
        <w:del w:id="1159" w:author="Uchaev Maksim" w:date="2019-10-18T12:05:00Z">
          <w:r w:rsidDel="00857024">
            <w:delText xml:space="preserve">Сценарий </w:delText>
          </w:r>
        </w:del>
      </w:ins>
      <w:del w:id="1160" w:author="Uchaev Maksim" w:date="2019-10-18T12:05:00Z">
        <w:r w:rsidR="00262E2B" w:rsidDel="00857024">
          <w:delText>Задача</w:delText>
        </w:r>
        <w:r w:rsidR="00262E2B" w:rsidRPr="00262E2B" w:rsidDel="00857024">
          <w:delText xml:space="preserve">: </w:delText>
        </w:r>
        <w:r w:rsidR="00262E2B" w:rsidDel="00857024">
          <w:delText>«просмотр</w:delText>
        </w:r>
      </w:del>
      <w:ins w:id="1161" w:author="kirill shustov" w:date="2019-05-24T18:04:00Z">
        <w:del w:id="1162" w:author="Uchaev Maksim" w:date="2019-10-18T12:05:00Z">
          <w:r w:rsidR="00DE148A" w:rsidDel="00857024">
            <w:delText>а</w:delText>
          </w:r>
        </w:del>
      </w:ins>
      <w:del w:id="1163" w:author="Uchaev Maksim" w:date="2019-10-18T12:05:00Z">
        <w:r w:rsidR="00262E2B" w:rsidDel="00857024">
          <w:delText xml:space="preserve"> всех повторных обращений</w:delText>
        </w:r>
      </w:del>
      <w:ins w:id="1164" w:author="kirill shustov" w:date="2019-05-24T17:27:00Z">
        <w:del w:id="1165" w:author="Uchaev Maksim" w:date="2019-10-18T12:05:00Z">
          <w:r w:rsidRPr="005F5441" w:rsidDel="00857024">
            <w:rPr>
              <w:rPrChange w:id="1166" w:author="kirill shustov" w:date="2019-05-24T17:27:00Z">
                <w:rPr>
                  <w:lang w:val="en-US"/>
                </w:rPr>
              </w:rPrChange>
            </w:rPr>
            <w:delText>:</w:delText>
          </w:r>
        </w:del>
      </w:ins>
      <w:del w:id="1167" w:author="Uchaev Maksim" w:date="2019-10-18T12:05:00Z">
        <w:r w:rsidR="00262E2B" w:rsidDel="00857024">
          <w:delText>»</w:delText>
        </w:r>
      </w:del>
    </w:p>
    <w:p w:rsidR="00262E2B" w:rsidRPr="00E22CCF" w:rsidDel="00857024" w:rsidRDefault="000E1745" w:rsidP="002A7540">
      <w:pPr>
        <w:pStyle w:val="123"/>
        <w:ind w:firstLine="567"/>
        <w:jc w:val="left"/>
        <w:rPr>
          <w:del w:id="1168" w:author="Uchaev Maksim" w:date="2019-10-18T12:05:00Z"/>
        </w:rPr>
      </w:pPr>
      <w:del w:id="1169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Pr="000E1745" w:rsidDel="00857024">
          <w:delText>войти в систему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jc w:val="left"/>
        <w:rPr>
          <w:del w:id="1170" w:author="Uchaev Maksim" w:date="2019-10-18T12:05:00Z"/>
        </w:rPr>
      </w:pPr>
      <w:del w:id="1171" w:author="Uchaev Maksim" w:date="2019-10-18T12:05:00Z">
        <w:r w:rsidRPr="000E1745" w:rsidDel="00857024">
          <w:delText>- ввести логин и пароль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72" w:author="Uchaev Maksim" w:date="2019-10-18T12:05:00Z"/>
        </w:rPr>
      </w:pPr>
      <w:del w:id="1173" w:author="Uchaev Maksim" w:date="2019-10-18T12:05:00Z">
        <w:r w:rsidRPr="000E1745" w:rsidDel="00857024">
          <w:delText>- в панели инструментов или контекстном меню (правая кнопка мыши) перейти во вкладку повторное обращение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74" w:author="Uchaev Maksim" w:date="2019-10-18T12:05:00Z"/>
        </w:rPr>
      </w:pPr>
      <w:del w:id="1175" w:author="Uchaev Maksim" w:date="2019-10-18T12:05:00Z">
        <w:r w:rsidRPr="000E1745" w:rsidDel="00857024">
          <w:delText>- можно отсортировать обращения для быстрого поиска</w:delText>
        </w:r>
        <w:r w:rsidR="00E22CCF" w:rsidRPr="00E22CCF" w:rsidDel="00857024">
          <w:delText>.</w:delText>
        </w:r>
      </w:del>
    </w:p>
    <w:p w:rsidR="00262E2B" w:rsidDel="00857024" w:rsidRDefault="005F5441" w:rsidP="002A7540">
      <w:pPr>
        <w:pStyle w:val="123"/>
        <w:ind w:firstLine="567"/>
        <w:rPr>
          <w:del w:id="1176" w:author="Uchaev Maksim" w:date="2019-10-18T12:05:00Z"/>
        </w:rPr>
      </w:pPr>
      <w:ins w:id="1177" w:author="kirill shustov" w:date="2019-05-24T17:27:00Z">
        <w:del w:id="1178" w:author="Uchaev Maksim" w:date="2019-10-18T12:05:00Z">
          <w:r w:rsidDel="00857024">
            <w:delText xml:space="preserve">Сценарий </w:delText>
          </w:r>
        </w:del>
      </w:ins>
      <w:del w:id="1179" w:author="Uchaev Maksim" w:date="2019-10-18T12:05:00Z">
        <w:r w:rsidR="00262E2B" w:rsidDel="00857024">
          <w:delText>Задача</w:delText>
        </w:r>
        <w:r w:rsidR="00262E2B" w:rsidRPr="00FC77E0" w:rsidDel="00857024">
          <w:delText>:</w:delText>
        </w:r>
        <w:r w:rsidR="00262E2B" w:rsidDel="00857024">
          <w:delText xml:space="preserve"> «просмотр</w:delText>
        </w:r>
      </w:del>
      <w:ins w:id="1180" w:author="kirill shustov" w:date="2019-05-24T18:04:00Z">
        <w:del w:id="1181" w:author="Uchaev Maksim" w:date="2019-10-18T12:05:00Z">
          <w:r w:rsidR="00DE148A" w:rsidDel="00857024">
            <w:delText>а</w:delText>
          </w:r>
        </w:del>
      </w:ins>
      <w:del w:id="1182" w:author="Uchaev Maksim" w:date="2019-10-18T12:05:00Z">
        <w:r w:rsidR="00262E2B" w:rsidDel="00857024">
          <w:delText>еть всех граждан, которые подавали обращения</w:delText>
        </w:r>
      </w:del>
      <w:ins w:id="1183" w:author="kirill shustov" w:date="2019-05-24T17:27:00Z">
        <w:del w:id="1184" w:author="Uchaev Maksim" w:date="2019-10-18T12:05:00Z">
          <w:r w:rsidRPr="005F5441" w:rsidDel="00857024">
            <w:rPr>
              <w:rPrChange w:id="1185" w:author="kirill shustov" w:date="2019-05-24T17:27:00Z">
                <w:rPr>
                  <w:lang w:val="en-US"/>
                </w:rPr>
              </w:rPrChange>
            </w:rPr>
            <w:delText>:</w:delText>
          </w:r>
        </w:del>
      </w:ins>
      <w:del w:id="1186" w:author="Uchaev Maksim" w:date="2019-10-18T12:05:00Z">
        <w:r w:rsidR="00262E2B" w:rsidDel="00857024">
          <w:delText>»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87" w:author="Uchaev Maksim" w:date="2019-10-18T12:05:00Z"/>
        </w:rPr>
      </w:pPr>
      <w:del w:id="1188" w:author="Uchaev Maksim" w:date="2019-10-18T12:05:00Z">
        <w:r w:rsidRPr="000E1745" w:rsidDel="00857024">
          <w:delText>-</w:delText>
        </w:r>
        <w:r w:rsidDel="00857024">
          <w:delText xml:space="preserve"> </w:delText>
        </w:r>
        <w:r w:rsidRPr="000E1745" w:rsidDel="00857024">
          <w:delText>войти в систему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89" w:author="Uchaev Maksim" w:date="2019-10-18T12:05:00Z"/>
        </w:rPr>
      </w:pPr>
      <w:del w:id="1190" w:author="Uchaev Maksim" w:date="2019-10-18T12:05:00Z">
        <w:r w:rsidRPr="000E1745" w:rsidDel="00857024">
          <w:delText>- ввести логин и пароль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91" w:author="Uchaev Maksim" w:date="2019-10-18T12:05:00Z"/>
        </w:rPr>
      </w:pPr>
      <w:del w:id="1192" w:author="Uchaev Maksim" w:date="2019-10-18T12:05:00Z">
        <w:r w:rsidRPr="000E1745" w:rsidDel="00857024">
          <w:delText>- в панели инструментов или контекстном меню (правая кнопка мыши) перейти во вкладку гражданин</w:delText>
        </w:r>
        <w:r w:rsidR="00E22CCF" w:rsidRPr="00E22CCF" w:rsidDel="00857024">
          <w:delText>;</w:delText>
        </w:r>
      </w:del>
    </w:p>
    <w:p w:rsidR="00262E2B" w:rsidRPr="00E22CCF" w:rsidDel="00857024" w:rsidRDefault="000E1745" w:rsidP="002A7540">
      <w:pPr>
        <w:pStyle w:val="123"/>
        <w:ind w:firstLine="567"/>
        <w:rPr>
          <w:del w:id="1193" w:author="Uchaev Maksim" w:date="2019-10-18T12:05:00Z"/>
        </w:rPr>
      </w:pPr>
      <w:del w:id="1194" w:author="Uchaev Maksim" w:date="2019-10-18T12:05:00Z">
        <w:r w:rsidRPr="000E1745" w:rsidDel="00857024">
          <w:delText>- можно отсортировать граждан для быстрого поиска</w:delText>
        </w:r>
        <w:r w:rsidR="00E22CCF" w:rsidRPr="00E22CCF" w:rsidDel="00857024">
          <w:delText>.</w:delText>
        </w:r>
      </w:del>
    </w:p>
    <w:p w:rsidR="001B2291" w:rsidDel="00857024" w:rsidRDefault="005F5441" w:rsidP="002A7540">
      <w:pPr>
        <w:pStyle w:val="123"/>
        <w:ind w:firstLine="567"/>
        <w:rPr>
          <w:ins w:id="1195" w:author="kirill shustov" w:date="2019-05-24T11:12:00Z"/>
          <w:del w:id="1196" w:author="Uchaev Maksim" w:date="2019-10-18T12:05:00Z"/>
        </w:rPr>
      </w:pPr>
      <w:ins w:id="1197" w:author="kirill shustov" w:date="2019-05-24T17:27:00Z">
        <w:del w:id="1198" w:author="Uchaev Maksim" w:date="2019-10-18T12:05:00Z">
          <w:r w:rsidDel="00857024">
            <w:delText>Сценарий</w:delText>
          </w:r>
          <w:r w:rsidRPr="005F5441" w:rsidDel="00857024">
            <w:rPr>
              <w:rPrChange w:id="1199" w:author="kirill shustov" w:date="2019-05-24T17:27:00Z">
                <w:rPr>
                  <w:lang w:val="en-US"/>
                </w:rPr>
              </w:rPrChange>
            </w:rPr>
            <w:delText xml:space="preserve"> </w:delText>
          </w:r>
        </w:del>
      </w:ins>
      <w:del w:id="1200" w:author="Uchaev Maksim" w:date="2019-10-18T12:05:00Z">
        <w:r w:rsidR="00262E2B" w:rsidDel="00857024">
          <w:delText>Задача</w:delText>
        </w:r>
        <w:r w:rsidR="00262E2B" w:rsidRPr="00262E2B" w:rsidDel="00857024">
          <w:delText xml:space="preserve">: </w:delText>
        </w:r>
        <w:r w:rsidR="00262E2B" w:rsidDel="00857024">
          <w:delText>«</w:delText>
        </w:r>
      </w:del>
      <w:ins w:id="1201" w:author="kirill shustov" w:date="2019-05-24T17:59:00Z">
        <w:del w:id="1202" w:author="Uchaev Maksim" w:date="2019-10-18T12:05:00Z">
          <w:r w:rsidR="00DE148A" w:rsidDel="00857024">
            <w:delText>п</w:delText>
          </w:r>
        </w:del>
      </w:ins>
      <w:del w:id="1203" w:author="Uchaev Maksim" w:date="2019-10-18T12:05:00Z">
        <w:r w:rsidR="00262E2B" w:rsidDel="00857024">
          <w:delText xml:space="preserve">Посмотреть только </w:delText>
        </w:r>
        <w:r w:rsidR="001B2291" w:rsidDel="00857024">
          <w:delText>те</w:delText>
        </w:r>
      </w:del>
      <w:ins w:id="1204" w:author="kirill shustov" w:date="2019-05-24T18:00:00Z">
        <w:del w:id="1205" w:author="Uchaev Maksim" w:date="2019-10-18T12:05:00Z">
          <w:r w:rsidR="00DE148A" w:rsidDel="00857024">
            <w:delText>росмотр</w:delText>
          </w:r>
        </w:del>
      </w:ins>
      <w:ins w:id="1206" w:author="kirill shustov" w:date="2019-05-24T18:04:00Z">
        <w:del w:id="1207" w:author="Uchaev Maksim" w:date="2019-10-18T12:05:00Z">
          <w:r w:rsidR="00DE148A" w:rsidDel="00857024">
            <w:delText>а</w:delText>
          </w:r>
        </w:del>
      </w:ins>
      <w:ins w:id="1208" w:author="kirill shustov" w:date="2019-05-24T18:00:00Z">
        <w:del w:id="1209" w:author="Uchaev Maksim" w:date="2019-10-18T12:05:00Z">
          <w:r w:rsidR="00DE148A" w:rsidDel="00857024">
            <w:delText xml:space="preserve"> обращений конкретного гражданина</w:delText>
          </w:r>
        </w:del>
      </w:ins>
      <w:del w:id="1210" w:author="Uchaev Maksim" w:date="2019-10-18T12:05:00Z">
        <w:r w:rsidR="001B2291" w:rsidDel="00857024">
          <w:delText xml:space="preserve"> обращения,</w:delText>
        </w:r>
        <w:r w:rsidR="00262E2B" w:rsidDel="00857024">
          <w:delText xml:space="preserve"> которые принадлежат конкретному гражданину</w:delText>
        </w:r>
      </w:del>
      <w:ins w:id="1211" w:author="kirill shustov" w:date="2019-05-24T17:28:00Z">
        <w:del w:id="1212" w:author="Uchaev Maksim" w:date="2019-10-18T12:05:00Z">
          <w:r w:rsidRPr="005F5441" w:rsidDel="00857024">
            <w:rPr>
              <w:rPrChange w:id="1213" w:author="kirill shustov" w:date="2019-05-24T17:28:00Z">
                <w:rPr>
                  <w:lang w:val="en-US"/>
                </w:rPr>
              </w:rPrChange>
            </w:rPr>
            <w:delText>:</w:delText>
          </w:r>
        </w:del>
      </w:ins>
      <w:del w:id="1214" w:author="Uchaev Maksim" w:date="2019-10-18T12:05:00Z">
        <w:r w:rsidR="00262E2B" w:rsidDel="00857024">
          <w:delText>»</w:delText>
        </w:r>
      </w:del>
    </w:p>
    <w:p w:rsidR="0004461C" w:rsidDel="00857024" w:rsidRDefault="0004461C" w:rsidP="002A7540">
      <w:pPr>
        <w:pStyle w:val="123"/>
        <w:ind w:firstLine="567"/>
        <w:rPr>
          <w:ins w:id="1215" w:author="kirill shustov" w:date="2019-05-24T18:04:00Z"/>
          <w:del w:id="1216" w:author="Uchaev Maksim" w:date="2019-10-18T12:05:00Z"/>
        </w:rPr>
      </w:pPr>
    </w:p>
    <w:p w:rsidR="00DE148A" w:rsidDel="00857024" w:rsidRDefault="00DE148A" w:rsidP="002A7540">
      <w:pPr>
        <w:pStyle w:val="123"/>
        <w:ind w:firstLine="567"/>
        <w:rPr>
          <w:del w:id="1217" w:author="Uchaev Maksim" w:date="2019-10-18T12:05:00Z"/>
        </w:rPr>
      </w:pPr>
    </w:p>
    <w:p w:rsidR="001B2291" w:rsidRPr="00E22CCF" w:rsidDel="00857024" w:rsidRDefault="00E22CCF" w:rsidP="002A7540">
      <w:pPr>
        <w:pStyle w:val="123"/>
        <w:ind w:firstLine="567"/>
        <w:rPr>
          <w:del w:id="1218" w:author="Uchaev Maksim" w:date="2019-10-18T12:05:00Z"/>
        </w:rPr>
      </w:pPr>
      <w:del w:id="1219" w:author="Uchaev Maksim" w:date="2019-10-18T12:05:00Z">
        <w:r w:rsidRPr="00E22CCF" w:rsidDel="00857024">
          <w:delText>-</w:delText>
        </w:r>
        <w:r w:rsidDel="00857024">
          <w:delText xml:space="preserve"> войти в систему</w:delText>
        </w:r>
        <w:r w:rsidRPr="00E22CCF" w:rsidDel="00857024">
          <w:delText>;</w:delText>
        </w:r>
      </w:del>
    </w:p>
    <w:p w:rsidR="001B2291" w:rsidRPr="00E22CCF" w:rsidDel="00857024" w:rsidRDefault="00E22CCF" w:rsidP="002A7540">
      <w:pPr>
        <w:pStyle w:val="123"/>
        <w:ind w:firstLine="567"/>
        <w:rPr>
          <w:del w:id="1220" w:author="Uchaev Maksim" w:date="2019-10-18T12:05:00Z"/>
        </w:rPr>
      </w:pPr>
      <w:del w:id="1221" w:author="Uchaev Maksim" w:date="2019-10-18T12:05:00Z">
        <w:r w:rsidRPr="00E22CCF" w:rsidDel="00857024">
          <w:delText xml:space="preserve">- </w:delText>
        </w:r>
        <w:r w:rsidDel="00857024">
          <w:delText>ввести логин и пароль</w:delText>
        </w:r>
        <w:r w:rsidRPr="00E22CCF" w:rsidDel="00857024">
          <w:delText>;</w:delText>
        </w:r>
      </w:del>
    </w:p>
    <w:p w:rsidR="001B2291" w:rsidRPr="00E22CCF" w:rsidDel="00857024" w:rsidRDefault="00E22CCF" w:rsidP="002A7540">
      <w:pPr>
        <w:pStyle w:val="123"/>
        <w:ind w:firstLine="567"/>
        <w:rPr>
          <w:del w:id="1222" w:author="Uchaev Maksim" w:date="2019-10-18T12:05:00Z"/>
        </w:rPr>
      </w:pPr>
      <w:del w:id="1223" w:author="Uchaev Maksim" w:date="2019-10-18T12:05:00Z">
        <w:r w:rsidRPr="00E22CCF" w:rsidDel="00857024">
          <w:delText xml:space="preserve">- </w:delText>
        </w:r>
        <w:r w:rsidDel="00857024">
          <w:delText>в панели инструментов или контекстном меню (правая кнопка мыши) перейти во вкладку гражданин</w:delText>
        </w:r>
        <w:r w:rsidRPr="00E22CCF" w:rsidDel="00857024">
          <w:delText>;</w:delText>
        </w:r>
      </w:del>
    </w:p>
    <w:p w:rsidR="001B2291" w:rsidRPr="00E22CCF" w:rsidDel="00857024" w:rsidRDefault="00E22CCF" w:rsidP="002A7540">
      <w:pPr>
        <w:pStyle w:val="123"/>
        <w:ind w:firstLine="567"/>
        <w:rPr>
          <w:del w:id="1224" w:author="Uchaev Maksim" w:date="2019-10-18T12:05:00Z"/>
        </w:rPr>
      </w:pPr>
      <w:del w:id="1225" w:author="Uchaev Maksim" w:date="2019-10-18T12:05:00Z">
        <w:r w:rsidRPr="00E22CCF" w:rsidDel="00857024">
          <w:lastRenderedPageBreak/>
          <w:delText xml:space="preserve">- </w:delText>
        </w:r>
        <w:r w:rsidDel="00857024">
          <w:delText>выделяем в таблице того гражданина, у которого хотите посмотреть все его обращения</w:delText>
        </w:r>
        <w:r w:rsidRPr="00E22CCF" w:rsidDel="00857024">
          <w:delText>;</w:delText>
        </w:r>
      </w:del>
    </w:p>
    <w:p w:rsidR="001B2291" w:rsidRPr="00FC08DC" w:rsidDel="00857024" w:rsidRDefault="00E22CCF" w:rsidP="002A7540">
      <w:pPr>
        <w:pStyle w:val="123"/>
        <w:ind w:firstLine="567"/>
        <w:rPr>
          <w:del w:id="1226" w:author="Uchaev Maksim" w:date="2019-10-18T12:05:00Z"/>
        </w:rPr>
      </w:pPr>
      <w:del w:id="1227" w:author="Uchaev Maksim" w:date="2019-10-18T12:05:00Z">
        <w:r w:rsidRPr="00FC08DC" w:rsidDel="00857024">
          <w:delText xml:space="preserve">- </w:delText>
        </w:r>
        <w:r w:rsidDel="00857024">
          <w:delText>смотрим результат</w:delText>
        </w:r>
        <w:r w:rsidRPr="00FC08DC" w:rsidDel="00857024">
          <w:delText>.</w:delText>
        </w:r>
      </w:del>
    </w:p>
    <w:p w:rsidR="00807F8F" w:rsidDel="00857024" w:rsidRDefault="005F5441" w:rsidP="00467EDB">
      <w:pPr>
        <w:pStyle w:val="123"/>
        <w:rPr>
          <w:del w:id="1228" w:author="Uchaev Maksim" w:date="2019-10-18T12:05:00Z"/>
        </w:rPr>
      </w:pPr>
      <w:ins w:id="1229" w:author="kirill shustov" w:date="2019-05-24T17:28:00Z">
        <w:del w:id="1230" w:author="Uchaev Maksim" w:date="2019-10-18T12:05:00Z">
          <w:r w:rsidDel="00857024">
            <w:delText xml:space="preserve">Сценарий </w:delText>
          </w:r>
        </w:del>
      </w:ins>
      <w:del w:id="1231" w:author="Uchaev Maksim" w:date="2019-10-18T12:05:00Z">
        <w:r w:rsidR="001B2291" w:rsidRPr="001B2291" w:rsidDel="00857024">
          <w:delText>Задача:</w:delText>
        </w:r>
        <w:r w:rsidR="001B1779" w:rsidDel="00857024">
          <w:delText xml:space="preserve"> «</w:delText>
        </w:r>
        <w:r w:rsidR="001B2291" w:rsidRPr="001B2291" w:rsidDel="00857024">
          <w:delText>печат</w:delText>
        </w:r>
      </w:del>
      <w:ins w:id="1232" w:author="kirill shustov" w:date="2019-05-24T18:05:00Z">
        <w:del w:id="1233" w:author="Uchaev Maksim" w:date="2019-10-18T12:05:00Z">
          <w:r w:rsidR="00DE148A" w:rsidDel="00857024">
            <w:delText>и</w:delText>
          </w:r>
        </w:del>
      </w:ins>
      <w:del w:id="1234" w:author="Uchaev Maksim" w:date="2019-10-18T12:05:00Z">
        <w:r w:rsidR="001B2291" w:rsidRPr="001B2291" w:rsidDel="00857024">
          <w:delText>ь письменного обращения если гражданин не хочет говорить его вслух</w:delText>
        </w:r>
      </w:del>
      <w:ins w:id="1235" w:author="kirill shustov" w:date="2019-05-24T17:28:00Z">
        <w:del w:id="1236" w:author="Uchaev Maksim" w:date="2019-10-18T12:05:00Z">
          <w:r w:rsidRPr="005F5441" w:rsidDel="00857024">
            <w:rPr>
              <w:rPrChange w:id="1237" w:author="kirill shustov" w:date="2019-05-24T17:28:00Z">
                <w:rPr>
                  <w:lang w:val="en-US"/>
                </w:rPr>
              </w:rPrChange>
            </w:rPr>
            <w:delText>:</w:delText>
          </w:r>
        </w:del>
      </w:ins>
      <w:del w:id="1238" w:author="Uchaev Maksim" w:date="2019-10-18T12:05:00Z">
        <w:r w:rsidR="001B2291" w:rsidRPr="001B2291" w:rsidDel="00857024">
          <w:delText>.</w:delText>
        </w:r>
        <w:r w:rsidR="001B1779" w:rsidDel="00857024">
          <w:delText>»</w:delText>
        </w:r>
      </w:del>
    </w:p>
    <w:p w:rsidR="001B2291" w:rsidRPr="00E22CCF" w:rsidDel="00857024" w:rsidRDefault="00E22CCF" w:rsidP="002A7540">
      <w:pPr>
        <w:pStyle w:val="123"/>
        <w:ind w:firstLine="567"/>
        <w:rPr>
          <w:del w:id="1239" w:author="Uchaev Maksim" w:date="2019-10-18T12:05:00Z"/>
        </w:rPr>
      </w:pPr>
      <w:del w:id="1240" w:author="Uchaev Maksim" w:date="2019-10-18T12:05:00Z">
        <w:r w:rsidRPr="00E22CCF" w:rsidDel="00857024">
          <w:delText>-</w:delText>
        </w:r>
        <w:r w:rsidDel="00857024">
          <w:delText xml:space="preserve"> войти в систему</w:delText>
        </w:r>
        <w:r w:rsidRPr="00E22CCF" w:rsidDel="00857024">
          <w:delText>;</w:delText>
        </w:r>
      </w:del>
    </w:p>
    <w:p w:rsidR="00467EDB" w:rsidDel="00857024" w:rsidRDefault="00467EDB" w:rsidP="00807F8F">
      <w:pPr>
        <w:pStyle w:val="123"/>
        <w:ind w:firstLine="567"/>
        <w:rPr>
          <w:del w:id="1241" w:author="Uchaev Maksim" w:date="2019-10-18T12:05:00Z"/>
        </w:rPr>
      </w:pPr>
    </w:p>
    <w:p w:rsidR="00467EDB" w:rsidDel="00857024" w:rsidRDefault="00467EDB" w:rsidP="00807F8F">
      <w:pPr>
        <w:pStyle w:val="123"/>
        <w:ind w:firstLine="567"/>
        <w:rPr>
          <w:del w:id="1242" w:author="Uchaev Maksim" w:date="2019-10-18T12:05:00Z"/>
        </w:rPr>
      </w:pPr>
    </w:p>
    <w:p w:rsidR="00467EDB" w:rsidDel="00857024" w:rsidRDefault="00467EDB" w:rsidP="00467EDB">
      <w:pPr>
        <w:pStyle w:val="123"/>
        <w:spacing w:after="240"/>
        <w:ind w:firstLine="567"/>
        <w:rPr>
          <w:del w:id="1243" w:author="Uchaev Maksim" w:date="2019-10-18T12:05:00Z"/>
        </w:rPr>
      </w:pPr>
    </w:p>
    <w:p w:rsidR="002A7540" w:rsidRPr="00E22CCF" w:rsidDel="00857024" w:rsidRDefault="00E22CCF" w:rsidP="00807F8F">
      <w:pPr>
        <w:pStyle w:val="123"/>
        <w:ind w:firstLine="567"/>
        <w:rPr>
          <w:del w:id="1244" w:author="Uchaev Maksim" w:date="2019-10-18T12:05:00Z"/>
        </w:rPr>
      </w:pPr>
      <w:del w:id="1245" w:author="Uchaev Maksim" w:date="2019-10-18T12:05:00Z">
        <w:r w:rsidRPr="00E22CCF" w:rsidDel="00857024">
          <w:delText xml:space="preserve">- </w:delText>
        </w:r>
        <w:r w:rsidDel="00857024">
          <w:delText>ввести логин и пароль</w:delText>
        </w:r>
        <w:r w:rsidRPr="00E22CCF" w:rsidDel="00857024">
          <w:delText>;</w:delText>
        </w:r>
      </w:del>
    </w:p>
    <w:p w:rsidR="001B2291" w:rsidRPr="00E22CCF" w:rsidDel="00857024" w:rsidRDefault="00E22CCF" w:rsidP="002A7540">
      <w:pPr>
        <w:pStyle w:val="123"/>
        <w:ind w:firstLine="567"/>
        <w:rPr>
          <w:del w:id="1246" w:author="Uchaev Maksim" w:date="2019-10-18T12:05:00Z"/>
        </w:rPr>
      </w:pPr>
      <w:del w:id="1247" w:author="Uchaev Maksim" w:date="2019-10-18T12:05:00Z">
        <w:r w:rsidRPr="00E22CCF" w:rsidDel="00857024">
          <w:delText xml:space="preserve">- </w:delText>
        </w:r>
        <w:r w:rsidDel="00857024">
          <w:delText>в панели инструментов или контекстном меню (правая кнопка мыши) перейти во вкладку печать</w:delText>
        </w:r>
        <w:r w:rsidRPr="00E22CCF" w:rsidDel="00857024">
          <w:delText>;</w:delText>
        </w:r>
      </w:del>
    </w:p>
    <w:p w:rsidR="001B2291" w:rsidRPr="00FC08DC" w:rsidDel="00857024" w:rsidRDefault="00E22CCF" w:rsidP="002A7540">
      <w:pPr>
        <w:pStyle w:val="123"/>
        <w:ind w:firstLine="567"/>
        <w:rPr>
          <w:del w:id="1248" w:author="Uchaev Maksim" w:date="2019-10-18T12:05:00Z"/>
        </w:rPr>
      </w:pPr>
      <w:del w:id="1249" w:author="Uchaev Maksim" w:date="2019-10-18T12:05:00Z">
        <w:r w:rsidRPr="00FC08DC" w:rsidDel="00857024">
          <w:delText>-</w:delText>
        </w:r>
        <w:r w:rsidDel="00857024">
          <w:delText xml:space="preserve"> напечатать заявление для обращения</w:delText>
        </w:r>
        <w:r w:rsidRPr="00FC08DC" w:rsidDel="00857024">
          <w:delText>.</w:delText>
        </w:r>
      </w:del>
    </w:p>
    <w:p w:rsidR="001B2291" w:rsidRPr="001B1779" w:rsidDel="00857024" w:rsidRDefault="005F5441" w:rsidP="002A7540">
      <w:pPr>
        <w:pStyle w:val="123"/>
        <w:ind w:firstLine="567"/>
        <w:rPr>
          <w:del w:id="1250" w:author="Uchaev Maksim" w:date="2019-10-18T12:05:00Z"/>
        </w:rPr>
      </w:pPr>
      <w:ins w:id="1251" w:author="kirill shustov" w:date="2019-05-24T17:28:00Z">
        <w:del w:id="1252" w:author="Uchaev Maksim" w:date="2019-10-18T12:05:00Z">
          <w:r w:rsidDel="00857024">
            <w:delText xml:space="preserve">Сценарий </w:delText>
          </w:r>
        </w:del>
      </w:ins>
      <w:del w:id="1253" w:author="Uchaev Maksim" w:date="2019-10-18T12:05:00Z">
        <w:r w:rsidR="001B1779" w:rsidRPr="001B1779" w:rsidDel="00857024">
          <w:delText>Задача: «печат</w:delText>
        </w:r>
      </w:del>
      <w:ins w:id="1254" w:author="kirill shustov" w:date="2019-05-24T18:05:00Z">
        <w:del w:id="1255" w:author="Uchaev Maksim" w:date="2019-10-18T12:05:00Z">
          <w:r w:rsidR="00DE148A" w:rsidDel="00857024">
            <w:delText>и</w:delText>
          </w:r>
        </w:del>
      </w:ins>
      <w:del w:id="1256" w:author="Uchaev Maksim" w:date="2019-10-18T12:05:00Z">
        <w:r w:rsidR="001B1779" w:rsidRPr="001B1779" w:rsidDel="00857024">
          <w:delText>ь письменного обращения если нет подключения к базе данных.</w:delText>
        </w:r>
      </w:del>
      <w:ins w:id="1257" w:author="kirill shustov" w:date="2019-05-24T17:28:00Z">
        <w:del w:id="1258" w:author="Uchaev Maksim" w:date="2019-10-18T12:05:00Z">
          <w:r w:rsidRPr="005F5441" w:rsidDel="00857024">
            <w:rPr>
              <w:rPrChange w:id="1259" w:author="kirill shustov" w:date="2019-05-24T17:28:00Z">
                <w:rPr>
                  <w:lang w:val="en-US"/>
                </w:rPr>
              </w:rPrChange>
            </w:rPr>
            <w:delText>:</w:delText>
          </w:r>
        </w:del>
      </w:ins>
      <w:del w:id="1260" w:author="Uchaev Maksim" w:date="2019-10-18T12:05:00Z">
        <w:r w:rsidR="001B1779" w:rsidRPr="001B1779" w:rsidDel="00857024">
          <w:delText>»</w:delText>
        </w:r>
      </w:del>
    </w:p>
    <w:p w:rsidR="001B1779" w:rsidRPr="00E22CCF" w:rsidDel="00857024" w:rsidRDefault="00E22CCF" w:rsidP="002A7540">
      <w:pPr>
        <w:pStyle w:val="123"/>
        <w:ind w:firstLine="567"/>
        <w:rPr>
          <w:del w:id="1261" w:author="Uchaev Maksim" w:date="2019-10-18T12:05:00Z"/>
        </w:rPr>
      </w:pPr>
      <w:del w:id="1262" w:author="Uchaev Maksim" w:date="2019-10-18T12:05:00Z">
        <w:r w:rsidRPr="00E22CCF" w:rsidDel="00857024">
          <w:delText>-</w:delText>
        </w:r>
        <w:r w:rsidDel="00857024">
          <w:delText xml:space="preserve"> войти в систему</w:delText>
        </w:r>
        <w:r w:rsidRPr="00E22CCF" w:rsidDel="00857024">
          <w:delText>;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263" w:author="Uchaev Maksim" w:date="2019-10-18T12:05:00Z"/>
        </w:rPr>
      </w:pPr>
      <w:del w:id="1264" w:author="Uchaev Maksim" w:date="2019-10-18T12:05:00Z">
        <w:r w:rsidRPr="00E22CCF" w:rsidDel="00857024">
          <w:delText xml:space="preserve">- </w:delText>
        </w:r>
        <w:r w:rsidDel="00857024">
          <w:delText>нажать на кнопку «печать»</w:delText>
        </w:r>
      </w:del>
      <w:ins w:id="1265" w:author="kirill shustov" w:date="2019-05-24T17:29:00Z">
        <w:del w:id="1266" w:author="Uchaev Maksim" w:date="2019-10-18T12:05:00Z">
          <w:r w:rsidR="005F5441" w:rsidRPr="005F5441" w:rsidDel="00857024">
            <w:rPr>
              <w:rPrChange w:id="1267" w:author="kirill shustov" w:date="2019-05-24T17:29:00Z">
                <w:rPr>
                  <w:lang w:val="en-US"/>
                </w:rPr>
              </w:rPrChange>
            </w:rPr>
            <w:delText>.</w:delText>
          </w:r>
        </w:del>
      </w:ins>
      <w:del w:id="1268" w:author="Uchaev Maksim" w:date="2019-10-18T12:05:00Z">
        <w:r w:rsidR="00807F8F" w:rsidRPr="00807F8F" w:rsidDel="00857024">
          <w:delText>.</w:delText>
        </w:r>
      </w:del>
    </w:p>
    <w:p w:rsidR="001B1779" w:rsidRPr="001B1779" w:rsidDel="00857024" w:rsidRDefault="005F5441" w:rsidP="002A7540">
      <w:pPr>
        <w:pStyle w:val="123"/>
        <w:ind w:firstLine="567"/>
        <w:rPr>
          <w:del w:id="1269" w:author="Uchaev Maksim" w:date="2019-10-18T12:05:00Z"/>
        </w:rPr>
      </w:pPr>
      <w:ins w:id="1270" w:author="kirill shustov" w:date="2019-05-24T17:29:00Z">
        <w:del w:id="1271" w:author="Uchaev Maksim" w:date="2019-10-18T12:05:00Z">
          <w:r w:rsidDel="00857024">
            <w:delText xml:space="preserve">Сценарий </w:delText>
          </w:r>
        </w:del>
      </w:ins>
      <w:del w:id="1272" w:author="Uchaev Maksim" w:date="2019-10-18T12:05:00Z">
        <w:r w:rsidR="001B1779" w:rsidRPr="001B1779" w:rsidDel="00857024">
          <w:delText>Задача</w:delText>
        </w:r>
        <w:r w:rsidR="001B1779" w:rsidRPr="00E22CCF" w:rsidDel="00857024">
          <w:delText>:</w:delText>
        </w:r>
        <w:r w:rsidR="001B1779" w:rsidRPr="001B1779" w:rsidDel="00857024">
          <w:delText xml:space="preserve"> </w:delText>
        </w:r>
        <w:r w:rsidR="001B1779" w:rsidDel="00857024">
          <w:delText>«</w:delText>
        </w:r>
        <w:r w:rsidR="001B1779" w:rsidRPr="001B1779" w:rsidDel="00857024">
          <w:delText>рассмотрени</w:delText>
        </w:r>
      </w:del>
      <w:ins w:id="1273" w:author="kirill shustov" w:date="2019-05-24T18:05:00Z">
        <w:del w:id="1274" w:author="Uchaev Maksim" w:date="2019-10-18T12:05:00Z">
          <w:r w:rsidR="00DE148A" w:rsidDel="00857024">
            <w:delText>я</w:delText>
          </w:r>
        </w:del>
      </w:ins>
      <w:del w:id="1275" w:author="Uchaev Maksim" w:date="2019-10-18T12:05:00Z">
        <w:r w:rsidR="001B1779" w:rsidRPr="001B1779" w:rsidDel="00857024">
          <w:delText>е обращений</w:delText>
        </w:r>
      </w:del>
      <w:ins w:id="1276" w:author="kirill shustov" w:date="2019-05-24T17:29:00Z">
        <w:del w:id="1277" w:author="Uchaev Maksim" w:date="2019-10-18T12:05:00Z">
          <w:r w:rsidRPr="00DE148A" w:rsidDel="00857024">
            <w:rPr>
              <w:rPrChange w:id="1278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279" w:author="Uchaev Maksim" w:date="2019-10-18T12:05:00Z">
        <w:r w:rsidR="001B1779" w:rsidDel="00857024">
          <w:delText>»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280" w:author="Uchaev Maksim" w:date="2019-10-18T12:05:00Z"/>
        </w:rPr>
      </w:pPr>
      <w:del w:id="1281" w:author="Uchaev Maksim" w:date="2019-10-18T12:05:00Z">
        <w:r w:rsidRPr="00E22CCF" w:rsidDel="00857024">
          <w:delText>-</w:delText>
        </w:r>
        <w:r w:rsidDel="00857024">
          <w:delText xml:space="preserve"> войти в систему</w:delText>
        </w:r>
        <w:r w:rsidR="00807F8F" w:rsidRPr="00807F8F" w:rsidDel="00857024">
          <w:delText>;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282" w:author="Uchaev Maksim" w:date="2019-10-18T12:05:00Z"/>
        </w:rPr>
      </w:pPr>
      <w:del w:id="1283" w:author="Uchaev Maksim" w:date="2019-10-18T12:05:00Z">
        <w:r w:rsidRPr="00E22CCF" w:rsidDel="00857024">
          <w:delText xml:space="preserve">- </w:delText>
        </w:r>
        <w:r w:rsidDel="00857024">
          <w:delText>ввести логин и пароль</w:delText>
        </w:r>
        <w:r w:rsidR="00807F8F" w:rsidRPr="00807F8F" w:rsidDel="00857024">
          <w:delText>;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284" w:author="Uchaev Maksim" w:date="2019-10-18T12:05:00Z"/>
        </w:rPr>
      </w:pPr>
      <w:del w:id="1285" w:author="Uchaev Maksim" w:date="2019-10-18T12:05:00Z">
        <w:r w:rsidRPr="00E22CCF" w:rsidDel="00857024">
          <w:delText xml:space="preserve">- </w:delText>
        </w:r>
        <w:r w:rsidDel="00857024">
          <w:delText>в панели инструментов или контекстном меню (правая кнопка мыши) перейти во вкладку рассмотрение обращений</w:delText>
        </w:r>
        <w:r w:rsidR="00807F8F" w:rsidRPr="00807F8F" w:rsidDel="00857024">
          <w:delText>;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286" w:author="Uchaev Maksim" w:date="2019-10-18T12:05:00Z"/>
        </w:rPr>
      </w:pPr>
      <w:del w:id="1287" w:author="Uchaev Maksim" w:date="2019-10-18T12:05:00Z">
        <w:r w:rsidRPr="00E22CCF" w:rsidDel="00857024">
          <w:delText xml:space="preserve">- </w:delText>
        </w:r>
        <w:r w:rsidDel="00857024">
          <w:delText>можно редактировать обращения и ставит статус рассмотрено ли обращение или нет</w:delText>
        </w:r>
        <w:r w:rsidR="00807F8F" w:rsidRPr="00807F8F" w:rsidDel="00857024">
          <w:delText>.</w:delText>
        </w:r>
      </w:del>
    </w:p>
    <w:p w:rsidR="001B1779" w:rsidDel="00857024" w:rsidRDefault="005F5441" w:rsidP="002A7540">
      <w:pPr>
        <w:pStyle w:val="123"/>
        <w:ind w:firstLine="567"/>
        <w:rPr>
          <w:del w:id="1288" w:author="Uchaev Maksim" w:date="2019-10-18T12:05:00Z"/>
        </w:rPr>
      </w:pPr>
      <w:ins w:id="1289" w:author="kirill shustov" w:date="2019-05-24T17:29:00Z">
        <w:del w:id="1290" w:author="Uchaev Maksim" w:date="2019-10-18T12:05:00Z">
          <w:r w:rsidDel="00857024">
            <w:delText xml:space="preserve">Сценарий </w:delText>
          </w:r>
        </w:del>
      </w:ins>
      <w:del w:id="1291" w:author="Uchaev Maksim" w:date="2019-10-18T12:05:00Z">
        <w:r w:rsidR="001B1779" w:rsidDel="00857024">
          <w:delText>Задача</w:delText>
        </w:r>
        <w:r w:rsidR="001B1779" w:rsidRPr="00E22CCF" w:rsidDel="00857024">
          <w:delText xml:space="preserve">: </w:delText>
        </w:r>
        <w:r w:rsidR="001B1779" w:rsidDel="00857024">
          <w:delText>«удалени</w:delText>
        </w:r>
      </w:del>
      <w:ins w:id="1292" w:author="kirill shustov" w:date="2019-05-24T18:05:00Z">
        <w:del w:id="1293" w:author="Uchaev Maksim" w:date="2019-10-18T12:05:00Z">
          <w:r w:rsidR="00DE148A" w:rsidDel="00857024">
            <w:delText>я</w:delText>
          </w:r>
        </w:del>
      </w:ins>
      <w:del w:id="1294" w:author="Uchaev Maksim" w:date="2019-10-18T12:05:00Z">
        <w:r w:rsidR="001B1779" w:rsidDel="00857024">
          <w:delText>е обращени</w:delText>
        </w:r>
      </w:del>
      <w:ins w:id="1295" w:author="kirill shustov" w:date="2019-05-24T18:05:00Z">
        <w:del w:id="1296" w:author="Uchaev Maksim" w:date="2019-10-18T12:05:00Z">
          <w:r w:rsidR="00DE148A" w:rsidDel="00857024">
            <w:delText>й</w:delText>
          </w:r>
        </w:del>
      </w:ins>
      <w:del w:id="1297" w:author="Uchaev Maksim" w:date="2019-10-18T12:05:00Z">
        <w:r w:rsidR="001B1779" w:rsidDel="00857024">
          <w:delText>я</w:delText>
        </w:r>
      </w:del>
      <w:ins w:id="1298" w:author="kirill shustov" w:date="2019-05-24T17:29:00Z">
        <w:del w:id="1299" w:author="Uchaev Maksim" w:date="2019-10-18T12:05:00Z">
          <w:r w:rsidRPr="00DE148A" w:rsidDel="00857024">
            <w:rPr>
              <w:rPrChange w:id="1300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301" w:author="Uchaev Maksim" w:date="2019-10-18T12:05:00Z">
        <w:r w:rsidR="001B1779" w:rsidDel="00857024">
          <w:delText>»</w:delText>
        </w:r>
      </w:del>
    </w:p>
    <w:p w:rsidR="001B1779" w:rsidRPr="00807F8F" w:rsidDel="00857024" w:rsidRDefault="00E22CCF" w:rsidP="002A7540">
      <w:pPr>
        <w:pStyle w:val="123"/>
        <w:ind w:firstLine="567"/>
        <w:rPr>
          <w:del w:id="1302" w:author="Uchaev Maksim" w:date="2019-10-18T12:05:00Z"/>
        </w:rPr>
      </w:pPr>
      <w:del w:id="1303" w:author="Uchaev Maksim" w:date="2019-10-18T12:05:00Z">
        <w:r w:rsidRPr="00E22CCF" w:rsidDel="00857024">
          <w:delText>-</w:delText>
        </w:r>
        <w:r w:rsidDel="00857024">
          <w:delText xml:space="preserve"> войти в систему</w:delText>
        </w:r>
        <w:r w:rsidR="00807F8F" w:rsidRPr="00807F8F" w:rsidDel="00857024">
          <w:delText>;</w:delText>
        </w:r>
      </w:del>
    </w:p>
    <w:p w:rsidR="001B1779" w:rsidDel="00857024" w:rsidRDefault="00E22CCF" w:rsidP="002A7540">
      <w:pPr>
        <w:pStyle w:val="123"/>
        <w:ind w:firstLine="567"/>
        <w:rPr>
          <w:ins w:id="1304" w:author="kirill shustov" w:date="2019-05-24T11:12:00Z"/>
          <w:del w:id="1305" w:author="Uchaev Maksim" w:date="2019-10-18T12:05:00Z"/>
        </w:rPr>
      </w:pPr>
      <w:del w:id="1306" w:author="Uchaev Maksim" w:date="2019-10-18T12:05:00Z">
        <w:r w:rsidRPr="00E22CCF" w:rsidDel="00857024">
          <w:delText xml:space="preserve">- </w:delText>
        </w:r>
        <w:r w:rsidDel="00857024">
          <w:delText xml:space="preserve">в панели инструментов или контекстном меню (правая кнопка мыши) </w:delText>
        </w:r>
      </w:del>
      <w:ins w:id="1307" w:author="kirill shustov" w:date="2019-05-24T18:07:00Z">
        <w:del w:id="1308" w:author="Uchaev Maksim" w:date="2019-10-18T12:05:00Z">
          <w:r w:rsidR="009F39E0" w:rsidDel="00857024">
            <w:delText>нажать</w:delText>
          </w:r>
        </w:del>
      </w:ins>
      <w:del w:id="1309" w:author="Uchaev Maksim" w:date="2019-10-18T12:05:00Z">
        <w:r w:rsidDel="00857024">
          <w:delText>перейти во вкладку удалить обращение</w:delText>
        </w:r>
        <w:r w:rsidR="00807F8F" w:rsidRPr="00807F8F" w:rsidDel="00857024">
          <w:delText>;</w:delText>
        </w:r>
      </w:del>
    </w:p>
    <w:p w:rsidR="0004461C" w:rsidRPr="00807F8F" w:rsidDel="00857024" w:rsidRDefault="0004461C" w:rsidP="002A7540">
      <w:pPr>
        <w:pStyle w:val="123"/>
        <w:ind w:firstLine="567"/>
        <w:rPr>
          <w:del w:id="1310" w:author="Uchaev Maksim" w:date="2019-10-18T12:05:00Z"/>
        </w:rPr>
      </w:pPr>
    </w:p>
    <w:p w:rsidR="009F39E0" w:rsidDel="00857024" w:rsidRDefault="009F39E0" w:rsidP="002A7540">
      <w:pPr>
        <w:pStyle w:val="123"/>
        <w:ind w:firstLine="567"/>
        <w:rPr>
          <w:ins w:id="1311" w:author="kirill shustov" w:date="2019-05-24T18:09:00Z"/>
          <w:del w:id="1312" w:author="Uchaev Maksim" w:date="2019-10-18T12:05:00Z"/>
        </w:rPr>
      </w:pPr>
    </w:p>
    <w:p w:rsidR="001B1779" w:rsidRPr="00807F8F" w:rsidDel="00857024" w:rsidRDefault="00E22CCF" w:rsidP="002A7540">
      <w:pPr>
        <w:pStyle w:val="123"/>
        <w:ind w:firstLine="567"/>
        <w:rPr>
          <w:del w:id="1313" w:author="Uchaev Maksim" w:date="2019-10-18T12:05:00Z"/>
        </w:rPr>
      </w:pPr>
      <w:del w:id="1314" w:author="Uchaev Maksim" w:date="2019-10-18T12:05:00Z">
        <w:r w:rsidRPr="00E22CCF" w:rsidDel="00857024">
          <w:lastRenderedPageBreak/>
          <w:delText xml:space="preserve">- </w:delText>
        </w:r>
        <w:r w:rsidDel="00857024">
          <w:delText>выбрать код обращения</w:delText>
        </w:r>
        <w:r w:rsidR="00807F8F" w:rsidRPr="00807F8F" w:rsidDel="00857024">
          <w:delText>;</w:delText>
        </w:r>
      </w:del>
    </w:p>
    <w:p w:rsidR="001B1779" w:rsidDel="00857024" w:rsidRDefault="00E22CCF" w:rsidP="002A7540">
      <w:pPr>
        <w:pStyle w:val="123"/>
        <w:ind w:firstLine="567"/>
        <w:rPr>
          <w:del w:id="1315" w:author="Uchaev Maksim" w:date="2019-10-18T12:05:00Z"/>
        </w:rPr>
      </w:pPr>
      <w:del w:id="1316" w:author="Uchaev Maksim" w:date="2019-10-18T12:05:00Z">
        <w:r w:rsidRPr="00E22CCF" w:rsidDel="00857024">
          <w:delText xml:space="preserve">- </w:delText>
        </w:r>
        <w:r w:rsidDel="00857024">
          <w:delText>нажать кнопку удалить</w:delText>
        </w:r>
        <w:r w:rsidR="00807F8F" w:rsidRPr="00807F8F" w:rsidDel="00857024">
          <w:delText>.</w:delText>
        </w:r>
      </w:del>
    </w:p>
    <w:p w:rsidR="00195B48" w:rsidDel="00857024" w:rsidRDefault="005F5441" w:rsidP="002A7540">
      <w:pPr>
        <w:pStyle w:val="123"/>
        <w:ind w:firstLine="567"/>
        <w:rPr>
          <w:del w:id="1317" w:author="Uchaev Maksim" w:date="2019-10-18T12:05:00Z"/>
        </w:rPr>
      </w:pPr>
      <w:ins w:id="1318" w:author="kirill shustov" w:date="2019-05-24T17:29:00Z">
        <w:del w:id="1319" w:author="Uchaev Maksim" w:date="2019-10-18T12:05:00Z">
          <w:r w:rsidDel="00857024">
            <w:delText xml:space="preserve">Сценарий </w:delText>
          </w:r>
        </w:del>
      </w:ins>
      <w:del w:id="1320" w:author="Uchaev Maksim" w:date="2019-10-18T12:05:00Z">
        <w:r w:rsidR="00195B48" w:rsidDel="00857024">
          <w:delText>Задача</w:delText>
        </w:r>
        <w:r w:rsidR="00195B48" w:rsidRPr="00195B48" w:rsidDel="00857024">
          <w:delText xml:space="preserve">: </w:delText>
        </w:r>
        <w:r w:rsidR="00195B48" w:rsidDel="00857024">
          <w:delText>«вы</w:delText>
        </w:r>
      </w:del>
      <w:ins w:id="1321" w:author="kirill shustov" w:date="2019-05-24T18:05:00Z">
        <w:del w:id="1322" w:author="Uchaev Maksim" w:date="2019-10-18T12:05:00Z">
          <w:r w:rsidR="00DE148A" w:rsidDel="00857024">
            <w:delText>хода</w:delText>
          </w:r>
        </w:del>
      </w:ins>
      <w:del w:id="1323" w:author="Uchaev Maksim" w:date="2019-10-18T12:05:00Z">
        <w:r w:rsidR="00195B48" w:rsidDel="00857024">
          <w:delText>йти из программы</w:delText>
        </w:r>
      </w:del>
      <w:ins w:id="1324" w:author="kirill shustov" w:date="2019-05-24T17:29:00Z">
        <w:del w:id="1325" w:author="Uchaev Maksim" w:date="2019-10-18T12:05:00Z">
          <w:r w:rsidRPr="00DE148A" w:rsidDel="00857024">
            <w:rPr>
              <w:rPrChange w:id="1326" w:author="kirill shustov" w:date="2019-05-24T17:44:00Z">
                <w:rPr>
                  <w:lang w:val="en-US"/>
                </w:rPr>
              </w:rPrChange>
            </w:rPr>
            <w:delText>:</w:delText>
          </w:r>
        </w:del>
      </w:ins>
      <w:del w:id="1327" w:author="Uchaev Maksim" w:date="2019-10-18T12:05:00Z">
        <w:r w:rsidR="00195B48" w:rsidDel="00857024">
          <w:delText>»</w:delText>
        </w:r>
      </w:del>
    </w:p>
    <w:p w:rsidR="00195B48" w:rsidDel="00857024" w:rsidRDefault="00195B48" w:rsidP="00195B48">
      <w:pPr>
        <w:pStyle w:val="123"/>
        <w:tabs>
          <w:tab w:val="right" w:pos="10318"/>
        </w:tabs>
        <w:ind w:firstLine="567"/>
        <w:rPr>
          <w:del w:id="1328" w:author="Uchaev Maksim" w:date="2019-10-18T12:05:00Z"/>
        </w:rPr>
      </w:pPr>
      <w:del w:id="1329" w:author="Uchaev Maksim" w:date="2019-10-18T12:05:00Z">
        <w:r w:rsidDel="00857024">
          <w:delText xml:space="preserve">- если вы находитесь в окнах </w:delText>
        </w:r>
      </w:del>
      <w:ins w:id="1330" w:author="kirill shustov" w:date="2019-05-24T19:03:00Z">
        <w:del w:id="1331" w:author="Uchaev Maksim" w:date="2019-10-18T12:05:00Z">
          <w:r w:rsidR="001D042F" w:rsidDel="00857024">
            <w:delText>(</w:delText>
          </w:r>
        </w:del>
      </w:ins>
      <w:del w:id="1332" w:author="Uchaev Maksim" w:date="2019-10-18T12:05:00Z">
        <w:r w:rsidDel="00857024">
          <w:delText xml:space="preserve">«Вход или </w:delText>
        </w:r>
        <w:r w:rsidRPr="00195B48" w:rsidDel="00857024">
          <w:delText>Регистрация обращений граждан</w:delText>
        </w:r>
      </w:del>
      <w:ins w:id="1333" w:author="kirill shustov" w:date="2019-05-24T19:03:00Z">
        <w:del w:id="1334" w:author="Uchaev Maksim" w:date="2019-10-18T12:05:00Z">
          <w:r w:rsidR="001D042F" w:rsidDel="00857024">
            <w:delText>)</w:delText>
          </w:r>
        </w:del>
      </w:ins>
      <w:del w:id="1335" w:author="Uchaev Maksim" w:date="2019-10-18T12:05:00Z">
        <w:r w:rsidDel="00857024">
          <w:delText>»</w:delText>
        </w:r>
        <w:r w:rsidRPr="00195B48" w:rsidDel="00857024">
          <w:delText>;</w:delText>
        </w:r>
      </w:del>
    </w:p>
    <w:p w:rsidR="00195B48" w:rsidDel="00857024" w:rsidRDefault="00195B48" w:rsidP="00195B48">
      <w:pPr>
        <w:pStyle w:val="123"/>
        <w:tabs>
          <w:tab w:val="right" w:pos="10318"/>
        </w:tabs>
        <w:ind w:firstLine="567"/>
        <w:rPr>
          <w:del w:id="1336" w:author="Uchaev Maksim" w:date="2019-10-18T12:05:00Z"/>
        </w:rPr>
      </w:pPr>
      <w:del w:id="1337" w:author="Uchaev Maksim" w:date="2019-10-18T12:05:00Z">
        <w:r w:rsidRPr="00195B48" w:rsidDel="00857024">
          <w:delText xml:space="preserve">- </w:delText>
        </w:r>
        <w:r w:rsidDel="00857024">
          <w:delText>нажмите на крестик</w:delText>
        </w:r>
        <w:r w:rsidRPr="00195B48" w:rsidDel="00857024">
          <w:delText>;</w:delText>
        </w:r>
      </w:del>
    </w:p>
    <w:p w:rsidR="00195B48" w:rsidRPr="00195B48" w:rsidDel="00857024" w:rsidRDefault="00195B48" w:rsidP="00195B48">
      <w:pPr>
        <w:pStyle w:val="123"/>
        <w:tabs>
          <w:tab w:val="right" w:pos="10318"/>
        </w:tabs>
        <w:ind w:firstLine="567"/>
        <w:rPr>
          <w:del w:id="1338" w:author="Uchaev Maksim" w:date="2019-10-18T12:05:00Z"/>
        </w:rPr>
      </w:pPr>
      <w:del w:id="1339" w:author="Uchaev Maksim" w:date="2019-10-18T12:05:00Z">
        <w:r w:rsidRPr="00195B48" w:rsidDel="00857024">
          <w:delText>-</w:delText>
        </w:r>
        <w:r w:rsidDel="00857024">
          <w:delText xml:space="preserve"> происходит выход из приложения</w:delText>
        </w:r>
      </w:del>
      <w:ins w:id="1340" w:author="kirill shustov" w:date="2019-05-31T20:48:00Z">
        <w:del w:id="1341" w:author="Uchaev Maksim" w:date="2019-10-18T12:05:00Z">
          <w:r w:rsidR="00891CE1" w:rsidDel="00857024">
            <w:delText>.</w:delText>
          </w:r>
        </w:del>
      </w:ins>
    </w:p>
    <w:p w:rsidR="00E22CCF" w:rsidDel="00857024" w:rsidRDefault="006F6629" w:rsidP="00467EDB">
      <w:pPr>
        <w:pStyle w:val="222"/>
        <w:rPr>
          <w:del w:id="1342" w:author="Uchaev Maksim" w:date="2019-10-18T12:05:00Z"/>
        </w:rPr>
      </w:pPr>
      <w:bookmarkStart w:id="1343" w:name="_Toc9524353"/>
      <w:bookmarkStart w:id="1344" w:name="_Toc9525069"/>
      <w:bookmarkStart w:id="1345" w:name="_Toc9528681"/>
      <w:bookmarkStart w:id="1346" w:name="_Toc9581294"/>
      <w:bookmarkStart w:id="1347" w:name="_Toc9618758"/>
      <w:del w:id="1348" w:author="Uchaev Maksim" w:date="2019-10-18T12:05:00Z">
        <w:r w:rsidRPr="00F2382E" w:rsidDel="00857024">
          <w:delText xml:space="preserve">1.4 </w:delText>
        </w:r>
        <w:r w:rsidR="00F47276" w:rsidDel="00857024">
          <w:delText>А</w:delText>
        </w:r>
        <w:r w:rsidRPr="00F2382E" w:rsidDel="00857024">
          <w:delText>налоги</w:delText>
        </w:r>
        <w:r w:rsidR="00F2382E" w:rsidRPr="00F2382E" w:rsidDel="00857024">
          <w:delText xml:space="preserve"> программного модуля «Регистрация обращений граждан»</w:delText>
        </w:r>
        <w:bookmarkEnd w:id="1343"/>
        <w:bookmarkEnd w:id="1344"/>
        <w:bookmarkEnd w:id="1345"/>
        <w:bookmarkEnd w:id="1346"/>
        <w:bookmarkEnd w:id="1347"/>
      </w:del>
    </w:p>
    <w:p w:rsidR="00195B48" w:rsidDel="00857024" w:rsidRDefault="00195B48" w:rsidP="00195B48">
      <w:pPr>
        <w:pStyle w:val="123"/>
        <w:spacing w:after="240"/>
        <w:rPr>
          <w:del w:id="1349" w:author="Uchaev Maksim" w:date="2019-10-18T12:05:00Z"/>
        </w:rPr>
      </w:pPr>
    </w:p>
    <w:p w:rsidR="00807F8F" w:rsidDel="00857024" w:rsidRDefault="008809E7" w:rsidP="00467EDB">
      <w:pPr>
        <w:pStyle w:val="123"/>
        <w:rPr>
          <w:del w:id="1350" w:author="Uchaev Maksim" w:date="2019-10-18T12:05:00Z"/>
        </w:rPr>
      </w:pPr>
      <w:del w:id="1351" w:author="Uchaev Maksim" w:date="2019-10-18T12:05:00Z">
        <w:r w:rsidDel="00857024">
          <w:delText>1)</w:delText>
        </w:r>
      </w:del>
      <w:ins w:id="1352" w:author="kirill shustov" w:date="2019-05-24T19:03:00Z">
        <w:del w:id="1353" w:author="Uchaev Maksim" w:date="2019-10-18T12:05:00Z">
          <w:r w:rsidR="001D042F" w:rsidDel="00857024">
            <w:delText>Программа</w:delText>
          </w:r>
        </w:del>
      </w:ins>
      <w:ins w:id="1354" w:author="kirill shustov" w:date="2019-05-24T19:04:00Z">
        <w:del w:id="1355" w:author="Uchaev Maksim" w:date="2019-10-18T12:05:00Z">
          <w:r w:rsidR="001D042F" w:rsidDel="00857024">
            <w:delText xml:space="preserve"> «</w:delText>
          </w:r>
        </w:del>
      </w:ins>
      <w:del w:id="1356" w:author="Uchaev Maksim" w:date="2019-10-18T12:05:00Z">
        <w:r w:rsidDel="00857024">
          <w:delText>Учет обращений граждан и организаций 2.1</w:delText>
        </w:r>
      </w:del>
      <w:ins w:id="1357" w:author="kirill shustov" w:date="2019-05-24T19:04:00Z">
        <w:del w:id="1358" w:author="Uchaev Maksim" w:date="2019-10-18T12:05:00Z">
          <w:r w:rsidR="001D042F" w:rsidDel="00857024">
            <w:delText>»</w:delText>
          </w:r>
        </w:del>
      </w:ins>
    </w:p>
    <w:p w:rsidR="008809E7" w:rsidRPr="00B216CF" w:rsidDel="00857024" w:rsidRDefault="008809E7" w:rsidP="008809E7">
      <w:pPr>
        <w:pStyle w:val="123"/>
        <w:rPr>
          <w:del w:id="1359" w:author="Uchaev Maksim" w:date="2019-10-18T12:05:00Z"/>
        </w:rPr>
      </w:pPr>
      <w:del w:id="1360" w:author="Uchaev Maksim" w:date="2019-10-18T12:05:00Z">
        <w:r w:rsidDel="00857024">
          <w:delText>Плюсы</w:delText>
        </w:r>
        <w:r w:rsidRPr="00B216CF" w:rsidDel="00857024">
          <w:delText>:</w:delText>
        </w:r>
      </w:del>
    </w:p>
    <w:p w:rsidR="00467EDB" w:rsidDel="00857024" w:rsidRDefault="008809E7" w:rsidP="00195B48">
      <w:pPr>
        <w:pStyle w:val="123"/>
        <w:rPr>
          <w:del w:id="1361" w:author="Uchaev Maksim" w:date="2019-10-18T12:05:00Z"/>
        </w:rPr>
      </w:pPr>
      <w:del w:id="1362" w:author="Uchaev Maksim" w:date="2019-10-18T12:05:00Z">
        <w:r w:rsidDel="00857024">
          <w:delText xml:space="preserve">+ </w:delText>
        </w:r>
        <w:r w:rsidR="00EF4858" w:rsidDel="00857024">
          <w:delText>выявление повторных обращений;</w:delText>
        </w:r>
      </w:del>
    </w:p>
    <w:p w:rsidR="008809E7" w:rsidDel="00857024" w:rsidRDefault="00EF4858" w:rsidP="008809E7">
      <w:pPr>
        <w:pStyle w:val="123"/>
        <w:rPr>
          <w:del w:id="1363" w:author="Uchaev Maksim" w:date="2019-10-18T12:05:00Z"/>
        </w:rPr>
      </w:pPr>
      <w:del w:id="1364" w:author="Uchaev Maksim" w:date="2019-10-18T12:05:00Z">
        <w:r w:rsidDel="00857024">
          <w:delText>+ связь с интернет-приемной, установленной на вашем сайте;</w:delText>
        </w:r>
      </w:del>
    </w:p>
    <w:p w:rsidR="002A7540" w:rsidDel="00857024" w:rsidRDefault="00EF4858" w:rsidP="00807F8F">
      <w:pPr>
        <w:pStyle w:val="123"/>
        <w:rPr>
          <w:del w:id="1365" w:author="Uchaev Maksim" w:date="2019-10-18T12:05:00Z"/>
        </w:rPr>
      </w:pPr>
      <w:del w:id="1366" w:author="Uchaev Maksim" w:date="2019-10-18T12:05:00Z">
        <w:r w:rsidDel="00857024">
          <w:delText>+ хранить обращения за любое количество лет;</w:delText>
        </w:r>
      </w:del>
    </w:p>
    <w:p w:rsidR="008809E7" w:rsidDel="00857024" w:rsidRDefault="00EF4858" w:rsidP="008809E7">
      <w:pPr>
        <w:pStyle w:val="123"/>
        <w:rPr>
          <w:del w:id="1367" w:author="Uchaev Maksim" w:date="2019-10-18T12:05:00Z"/>
        </w:rPr>
      </w:pPr>
      <w:del w:id="1368" w:author="Uchaev Maksim" w:date="2019-10-18T12:05:00Z">
        <w:r w:rsidDel="00857024">
          <w:delText xml:space="preserve">+ быстро </w:delText>
        </w:r>
        <w:r w:rsidR="008809E7" w:rsidDel="00857024">
          <w:delText>находить любые запросы и ответы на них</w:delText>
        </w:r>
        <w:r w:rsidDel="00857024">
          <w:delText>;</w:delText>
        </w:r>
      </w:del>
    </w:p>
    <w:p w:rsidR="008809E7" w:rsidDel="00857024" w:rsidRDefault="008809E7" w:rsidP="008809E7">
      <w:pPr>
        <w:pStyle w:val="123"/>
        <w:rPr>
          <w:del w:id="1369" w:author="Uchaev Maksim" w:date="2019-10-18T12:05:00Z"/>
        </w:rPr>
      </w:pPr>
      <w:del w:id="1370" w:author="Uchaev Maksim" w:date="2019-10-18T12:05:00Z">
        <w:r w:rsidDel="00857024">
          <w:delText xml:space="preserve">+ </w:delText>
        </w:r>
        <w:r w:rsidR="00EF4858" w:rsidDel="00857024">
          <w:delText>о</w:delText>
        </w:r>
        <w:r w:rsidDel="00857024">
          <w:delText>перативно получать сведения об исполнении запросов</w:delText>
        </w:r>
        <w:r w:rsidR="00EF4858" w:rsidDel="00857024">
          <w:delText>.</w:delText>
        </w:r>
      </w:del>
    </w:p>
    <w:p w:rsidR="008809E7" w:rsidRPr="00467EDB" w:rsidDel="00857024" w:rsidRDefault="008809E7" w:rsidP="008809E7">
      <w:pPr>
        <w:pStyle w:val="123"/>
        <w:rPr>
          <w:del w:id="1371" w:author="Uchaev Maksim" w:date="2019-10-18T12:05:00Z"/>
        </w:rPr>
      </w:pPr>
      <w:del w:id="1372" w:author="Uchaev Maksim" w:date="2019-10-18T12:05:00Z">
        <w:r w:rsidDel="00857024">
          <w:delText>Минусы не выявлены</w:delText>
        </w:r>
      </w:del>
    </w:p>
    <w:p w:rsidR="008809E7" w:rsidDel="00857024" w:rsidRDefault="003F3093" w:rsidP="008809E7">
      <w:pPr>
        <w:pStyle w:val="123"/>
        <w:rPr>
          <w:del w:id="1373" w:author="Uchaev Maksim" w:date="2019-10-18T12:05:00Z"/>
        </w:rPr>
      </w:pPr>
      <w:del w:id="1374" w:author="Uchaev Maksim" w:date="2019-10-18T12:05:00Z">
        <w:r w:rsidDel="00857024">
          <w:delText>2)</w:delText>
        </w:r>
        <w:r w:rsidRPr="003F3093" w:rsidDel="00857024">
          <w:rPr>
            <w:rFonts w:ascii="Arial" w:hAnsi="Arial" w:cs="Arial"/>
            <w:color w:val="000000"/>
            <w:shd w:val="clear" w:color="auto" w:fill="FFFFFF"/>
          </w:rPr>
          <w:delText xml:space="preserve"> </w:delText>
        </w:r>
        <w:r w:rsidRPr="003F3093" w:rsidDel="00857024">
          <w:delText xml:space="preserve">Программа </w:delText>
        </w:r>
        <w:r w:rsidR="00EF4858" w:rsidDel="00857024">
          <w:delText>«</w:delText>
        </w:r>
        <w:r w:rsidRPr="003F3093" w:rsidDel="00857024">
          <w:delText>Учет обращений граждан и организаций</w:delText>
        </w:r>
        <w:r w:rsidR="00EF4858" w:rsidDel="00857024">
          <w:delText>»</w:delText>
        </w:r>
      </w:del>
    </w:p>
    <w:p w:rsidR="003F3093" w:rsidRPr="00B216CF" w:rsidDel="00857024" w:rsidRDefault="003F3093" w:rsidP="008809E7">
      <w:pPr>
        <w:pStyle w:val="123"/>
        <w:rPr>
          <w:del w:id="1375" w:author="Uchaev Maksim" w:date="2019-10-18T12:05:00Z"/>
        </w:rPr>
      </w:pPr>
      <w:del w:id="1376" w:author="Uchaev Maksim" w:date="2019-10-18T12:05:00Z">
        <w:r w:rsidDel="00857024">
          <w:delText>Плюсы</w:delText>
        </w:r>
        <w:r w:rsidRPr="00B216CF" w:rsidDel="00857024">
          <w:delText>:</w:delText>
        </w:r>
      </w:del>
    </w:p>
    <w:p w:rsidR="003F3093" w:rsidRPr="00807F8F" w:rsidDel="00857024" w:rsidRDefault="003F3093" w:rsidP="00857024">
      <w:pPr>
        <w:pStyle w:val="123"/>
        <w:rPr>
          <w:del w:id="1377" w:author="Uchaev Maksim" w:date="2019-10-18T12:05:00Z"/>
        </w:rPr>
      </w:pPr>
      <w:del w:id="1378" w:author="Uchaev Maksim" w:date="2019-10-18T12:05:00Z">
        <w:r w:rsidRPr="003F3093" w:rsidDel="00857024">
          <w:delText>+</w:delText>
        </w:r>
        <w:r w:rsidDel="00857024">
          <w:delText xml:space="preserve"> </w:delText>
        </w:r>
        <w:r w:rsidR="00807F8F" w:rsidDel="00857024">
          <w:delText>быстро получать информацию по конкретному обращению</w:delText>
        </w:r>
        <w:r w:rsidR="00807F8F" w:rsidRPr="00807F8F" w:rsidDel="00857024">
          <w:delText>;</w:delText>
        </w:r>
      </w:del>
    </w:p>
    <w:p w:rsidR="003F3093" w:rsidRPr="00807F8F" w:rsidDel="00857024" w:rsidRDefault="00807F8F" w:rsidP="00857024">
      <w:pPr>
        <w:pStyle w:val="123"/>
        <w:rPr>
          <w:del w:id="1379" w:author="Uchaev Maksim" w:date="2019-10-18T12:05:00Z"/>
        </w:rPr>
      </w:pPr>
      <w:del w:id="1380" w:author="Uchaev Maksim" w:date="2019-10-18T12:05:00Z">
        <w:r w:rsidDel="00857024">
          <w:delText>+ формирует отчет по результатам рассмотрения обращений</w:delText>
        </w:r>
        <w:r w:rsidRPr="00807F8F" w:rsidDel="00857024">
          <w:delText>;</w:delText>
        </w:r>
      </w:del>
    </w:p>
    <w:p w:rsidR="003F3093" w:rsidRPr="00807F8F" w:rsidDel="00857024" w:rsidRDefault="00807F8F" w:rsidP="00857024">
      <w:pPr>
        <w:pStyle w:val="123"/>
        <w:rPr>
          <w:del w:id="1381" w:author="Uchaev Maksim" w:date="2019-10-18T12:05:00Z"/>
        </w:rPr>
        <w:pPrChange w:id="1382" w:author="Uchaev Maksim" w:date="2019-10-18T12:05:00Z">
          <w:pPr>
            <w:pStyle w:val="123"/>
          </w:pPr>
        </w:pPrChange>
      </w:pPr>
      <w:del w:id="1383" w:author="Uchaev Maksim" w:date="2019-10-18T12:05:00Z">
        <w:r w:rsidDel="00857024">
          <w:delText>+ легкость работы с программой для неподготовленных пользователей</w:delText>
        </w:r>
        <w:r w:rsidRPr="00807F8F" w:rsidDel="00857024">
          <w:delText>;</w:delText>
        </w:r>
      </w:del>
    </w:p>
    <w:p w:rsidR="003F3093" w:rsidRPr="00807F8F" w:rsidDel="00857024" w:rsidRDefault="00807F8F" w:rsidP="00857024">
      <w:pPr>
        <w:pStyle w:val="123"/>
        <w:rPr>
          <w:del w:id="1384" w:author="Uchaev Maksim" w:date="2019-10-18T12:05:00Z"/>
        </w:rPr>
        <w:pPrChange w:id="1385" w:author="Uchaev Maksim" w:date="2019-10-18T12:05:00Z">
          <w:pPr>
            <w:pStyle w:val="123"/>
          </w:pPr>
        </w:pPrChange>
      </w:pPr>
      <w:del w:id="1386" w:author="Uchaev Maksim" w:date="2019-10-18T12:05:00Z">
        <w:r w:rsidDel="00857024">
          <w:delText xml:space="preserve">+ не </w:delText>
        </w:r>
        <w:r w:rsidR="003F3093" w:rsidDel="00857024">
          <w:delText>требует специализированного обучения</w:delText>
        </w:r>
        <w:r w:rsidRPr="00807F8F" w:rsidDel="00857024">
          <w:delText>.</w:delText>
        </w:r>
      </w:del>
    </w:p>
    <w:p w:rsidR="003F3093" w:rsidRPr="00B216CF" w:rsidDel="00857024" w:rsidRDefault="003F3093" w:rsidP="00857024">
      <w:pPr>
        <w:pStyle w:val="123"/>
        <w:rPr>
          <w:del w:id="1387" w:author="Uchaev Maksim" w:date="2019-10-18T12:05:00Z"/>
        </w:rPr>
        <w:pPrChange w:id="1388" w:author="Uchaev Maksim" w:date="2019-10-18T12:05:00Z">
          <w:pPr>
            <w:pStyle w:val="123"/>
          </w:pPr>
        </w:pPrChange>
      </w:pPr>
      <w:del w:id="1389" w:author="Uchaev Maksim" w:date="2019-10-18T12:05:00Z">
        <w:r w:rsidDel="00857024">
          <w:delText>Минусы</w:delText>
        </w:r>
        <w:r w:rsidRPr="00B216CF" w:rsidDel="00857024">
          <w:delText>:</w:delText>
        </w:r>
      </w:del>
    </w:p>
    <w:p w:rsidR="0004461C" w:rsidDel="00857024" w:rsidRDefault="00807F8F" w:rsidP="00857024">
      <w:pPr>
        <w:pStyle w:val="123"/>
        <w:ind w:firstLine="0"/>
        <w:rPr>
          <w:del w:id="1390" w:author="Uchaev Maksim" w:date="2019-10-18T12:05:00Z"/>
        </w:rPr>
        <w:pPrChange w:id="1391" w:author="Uchaev Maksim" w:date="2019-10-18T12:05:00Z">
          <w:pPr>
            <w:pStyle w:val="123"/>
            <w:numPr>
              <w:numId w:val="19"/>
            </w:numPr>
            <w:spacing w:after="600"/>
            <w:ind w:left="1353" w:hanging="360"/>
          </w:pPr>
        </w:pPrChange>
      </w:pPr>
      <w:del w:id="1392" w:author="Uchaev Maksim" w:date="2019-10-18T12:05:00Z">
        <w:r w:rsidDel="00857024">
          <w:delText>п</w:delText>
        </w:r>
        <w:r w:rsidR="003F3093" w:rsidDel="00857024">
          <w:delText>риложение</w:delText>
        </w:r>
        <w:r w:rsidR="00286A9E" w:rsidDel="00857024">
          <w:delText xml:space="preserve"> является</w:delText>
        </w:r>
        <w:r w:rsidR="003F3093" w:rsidDel="00857024">
          <w:delText xml:space="preserve"> </w:delText>
        </w:r>
        <w:r w:rsidR="00286A9E" w:rsidDel="00857024">
          <w:delText>платным,</w:delText>
        </w:r>
        <w:r w:rsidR="003F3093" w:rsidDel="00857024">
          <w:delText xml:space="preserve"> но есть тестовый период на 30 дней</w:delText>
        </w:r>
        <w:r w:rsidRPr="00807F8F" w:rsidDel="00857024">
          <w:delText>.</w:delText>
        </w:r>
      </w:del>
    </w:p>
    <w:p w:rsidR="00286A9E" w:rsidRPr="00F2382E" w:rsidDel="00857024" w:rsidRDefault="00286A9E" w:rsidP="00857024">
      <w:pPr>
        <w:pStyle w:val="123"/>
        <w:rPr>
          <w:del w:id="1393" w:author="Uchaev Maksim" w:date="2019-10-18T12:05:00Z"/>
        </w:rPr>
        <w:pPrChange w:id="1394" w:author="Uchaev Maksim" w:date="2019-10-18T12:05:00Z">
          <w:pPr>
            <w:pStyle w:val="222"/>
          </w:pPr>
        </w:pPrChange>
      </w:pPr>
      <w:bookmarkStart w:id="1395" w:name="_Toc9524354"/>
      <w:bookmarkStart w:id="1396" w:name="_Toc9525070"/>
      <w:bookmarkStart w:id="1397" w:name="_Toc9528682"/>
      <w:bookmarkStart w:id="1398" w:name="_Toc9581295"/>
      <w:bookmarkStart w:id="1399" w:name="_Toc9618759"/>
      <w:del w:id="1400" w:author="Uchaev Maksim" w:date="2019-10-18T12:05:00Z">
        <w:r w:rsidRPr="00F2382E" w:rsidDel="00857024">
          <w:delText xml:space="preserve">1.5 </w:delText>
        </w:r>
        <w:r w:rsidR="00F47276" w:rsidDel="00857024">
          <w:delText>М</w:delText>
        </w:r>
        <w:r w:rsidRPr="00F2382E" w:rsidDel="00857024">
          <w:delText>етоды тестирования</w:delText>
        </w:r>
        <w:r w:rsidR="00F2382E" w:rsidRPr="00F2382E" w:rsidDel="00857024">
          <w:delText xml:space="preserve"> программного модуля «</w:delText>
        </w:r>
      </w:del>
      <w:ins w:id="1401" w:author="kirill shustov" w:date="2019-05-31T20:48:00Z">
        <w:del w:id="1402" w:author="Uchaev Maksim" w:date="2019-10-18T12:05:00Z">
          <w:r w:rsidR="00891CE1" w:rsidDel="00857024">
            <w:delText>Р</w:delText>
          </w:r>
        </w:del>
      </w:ins>
      <w:del w:id="1403" w:author="Uchaev Maksim" w:date="2019-10-18T12:05:00Z">
        <w:r w:rsidR="00FC08DC" w:rsidRPr="00F2382E" w:rsidDel="00857024">
          <w:delText>регистрация обращений граждан</w:delText>
        </w:r>
        <w:r w:rsidR="00F2382E" w:rsidRPr="00F2382E" w:rsidDel="00857024">
          <w:delText>»</w:delText>
        </w:r>
        <w:bookmarkEnd w:id="1395"/>
        <w:bookmarkEnd w:id="1396"/>
        <w:bookmarkEnd w:id="1397"/>
        <w:bookmarkEnd w:id="1398"/>
        <w:bookmarkEnd w:id="1399"/>
      </w:del>
    </w:p>
    <w:p w:rsidR="00E268D0" w:rsidDel="00857024" w:rsidRDefault="00E268D0" w:rsidP="00857024">
      <w:pPr>
        <w:pStyle w:val="123"/>
        <w:ind w:left="0" w:firstLine="0"/>
        <w:rPr>
          <w:ins w:id="1404" w:author="kirill shustov" w:date="2019-05-24T11:35:00Z"/>
          <w:del w:id="1405" w:author="Uchaev Maksim" w:date="2019-10-18T12:05:00Z"/>
          <w:shd w:val="clear" w:color="auto" w:fill="FFFFFF"/>
        </w:rPr>
        <w:pPrChange w:id="1406" w:author="Uchaev Maksim" w:date="2019-10-18T12:05:00Z">
          <w:pPr>
            <w:pStyle w:val="123"/>
          </w:pPr>
        </w:pPrChange>
      </w:pPr>
    </w:p>
    <w:p w:rsidR="00EF4858" w:rsidDel="00857024" w:rsidRDefault="009021C5" w:rsidP="00857024">
      <w:pPr>
        <w:pStyle w:val="123"/>
        <w:ind w:left="0" w:firstLine="0"/>
        <w:rPr>
          <w:del w:id="1407" w:author="Uchaev Maksim" w:date="2019-10-18T12:05:00Z"/>
        </w:rPr>
        <w:pPrChange w:id="1408" w:author="Uchaev Maksim" w:date="2019-10-18T12:05:00Z">
          <w:pPr>
            <w:pStyle w:val="123"/>
          </w:pPr>
        </w:pPrChange>
      </w:pPr>
      <w:del w:id="1409" w:author="Uchaev Maksim" w:date="2019-10-18T12:05:00Z">
        <w:r w:rsidDel="00857024">
          <w:rPr>
            <w:shd w:val="clear" w:color="auto" w:fill="FFFFFF"/>
          </w:rPr>
          <w:delText>Т</w:delText>
        </w:r>
        <w:r w:rsidR="00E22CCF" w:rsidDel="00857024">
          <w:rPr>
            <w:shd w:val="clear" w:color="auto" w:fill="FFFFFF"/>
          </w:rPr>
          <w:delText>естирование методом черного ящика. Данная техника не требует каких-либо знаний о внутренней работе приложения. Рассматриваются только основные аспекты системы, не связанные или мало связанные с ее внутренней логической структурой</w:delText>
        </w:r>
        <w:r w:rsidDel="00857024">
          <w:delText>.</w:delText>
        </w:r>
      </w:del>
    </w:p>
    <w:p w:rsidR="00195B48" w:rsidDel="00857024" w:rsidRDefault="009021C5" w:rsidP="00857024">
      <w:pPr>
        <w:pStyle w:val="123"/>
        <w:ind w:firstLine="0"/>
        <w:rPr>
          <w:del w:id="1410" w:author="Uchaev Maksim" w:date="2019-10-18T12:05:00Z"/>
        </w:rPr>
        <w:pPrChange w:id="1411" w:author="Uchaev Maksim" w:date="2019-10-18T12:05:00Z">
          <w:pPr>
            <w:pStyle w:val="123"/>
          </w:pPr>
        </w:pPrChange>
      </w:pPr>
      <w:del w:id="1412" w:author="Uchaev Maksim" w:date="2019-10-18T12:05:00Z">
        <w:r w:rsidDel="00857024">
          <w:delText>Принципы тестирования черного ящика.</w:delText>
        </w:r>
        <w:r w:rsidDel="00857024">
          <w:rPr>
            <w:rFonts w:ascii="Arial" w:hAnsi="Arial" w:cs="Arial"/>
            <w:color w:val="222222"/>
            <w:sz w:val="21"/>
            <w:szCs w:val="21"/>
            <w:shd w:val="clear" w:color="auto" w:fill="FFFFFF"/>
          </w:rPr>
          <w:delText xml:space="preserve"> </w:delText>
        </w:r>
        <w:r w:rsidRPr="009021C5" w:rsidDel="00857024">
          <w:delText>В этом методе программа рассматривается как</w:delText>
        </w:r>
        <w:r w:rsidR="00E26E14" w:rsidDel="00857024">
          <w:delText xml:space="preserve"> </w:delText>
        </w:r>
        <w:r w:rsidR="00BD5FA8" w:rsidDel="00857024">
          <w:fldChar w:fldCharType="begin"/>
        </w:r>
        <w:r w:rsidR="00BD5FA8" w:rsidDel="00857024">
          <w:delInstrText xml:space="preserve"> HYPERLINK "https://ru.wikipedia.org/wiki/%D0%A7%D1%91%D1%80%D0%BD%D1%8B%D0%B9_%D1%8F%D1%89%D0%B8%D0%BA" \o "Чёрный ящик" </w:delInstrText>
        </w:r>
        <w:r w:rsidR="00BD5FA8" w:rsidDel="00857024">
          <w:fldChar w:fldCharType="separate"/>
        </w:r>
        <w:r w:rsidRPr="009021C5" w:rsidDel="00857024">
          <w:delText>чёрный ящик</w:delText>
        </w:r>
        <w:r w:rsidR="00BD5FA8" w:rsidDel="00857024">
          <w:fldChar w:fldCharType="end"/>
        </w:r>
        <w:r w:rsidRPr="009021C5" w:rsidDel="00857024">
          <w:delText>.</w:delText>
        </w:r>
      </w:del>
    </w:p>
    <w:p w:rsidR="00195B48" w:rsidDel="00857024" w:rsidRDefault="00195B48" w:rsidP="00467EDB">
      <w:pPr>
        <w:pStyle w:val="123"/>
        <w:rPr>
          <w:del w:id="1413" w:author="Uchaev Maksim" w:date="2019-10-18T12:05:00Z"/>
        </w:rPr>
      </w:pPr>
    </w:p>
    <w:p w:rsidR="00195B48" w:rsidDel="00857024" w:rsidRDefault="00195B48" w:rsidP="00195B48">
      <w:pPr>
        <w:pStyle w:val="123"/>
        <w:rPr>
          <w:del w:id="1414" w:author="Uchaev Maksim" w:date="2019-10-18T12:05:00Z"/>
        </w:rPr>
      </w:pPr>
    </w:p>
    <w:p w:rsidR="00195B48" w:rsidDel="00857024" w:rsidRDefault="00195B48" w:rsidP="00195B48">
      <w:pPr>
        <w:pStyle w:val="123"/>
        <w:spacing w:after="240"/>
        <w:rPr>
          <w:del w:id="1415" w:author="Uchaev Maksim" w:date="2019-10-18T12:05:00Z"/>
        </w:rPr>
      </w:pPr>
    </w:p>
    <w:p w:rsidR="00467EDB" w:rsidRDefault="009021C5" w:rsidP="00857024">
      <w:pPr>
        <w:pStyle w:val="123"/>
        <w:ind w:firstLine="0"/>
        <w:pPrChange w:id="1416" w:author="Uchaev Maksim" w:date="2019-10-18T12:05:00Z">
          <w:pPr>
            <w:pStyle w:val="123"/>
          </w:pPr>
        </w:pPrChange>
      </w:pPr>
      <w:r w:rsidRPr="009021C5">
        <w:t>Целью</w:t>
      </w:r>
      <w:r>
        <w:t xml:space="preserve"> </w:t>
      </w:r>
      <w:r w:rsidR="00BD5FA8">
        <w:fldChar w:fldCharType="begin"/>
      </w:r>
      <w:r w:rsidR="00BD5FA8">
        <w:instrText xml:space="preserve"> HYPERLINK "https://ru.wikipedia.org/wiki/%D0%A2%D0%B5%D1%81%D1%82%D0%B8%D1%80%D0%BE%D0</w:instrText>
      </w:r>
      <w:r w:rsidR="00BD5FA8">
        <w:instrText xml:space="preserve">%B2%D0%B0%D0%BD%D0%B8%D0%B5_%D0%BF%D1%80%D0%BE%D0%B3%D1%80%D0%B0%D0%BC%D0%BC%D0%BD%D0%BE%D0%B3%D0%BE_%D0%BE%D0%B1%D0%B5%D1%81%D0%BF%D0%B5%D1%87%D0%B5%D0%BD%D0%B8%D1%8F" \o "Тестирование программного обеспечения" </w:instrText>
      </w:r>
      <w:r w:rsidR="00BD5FA8">
        <w:fldChar w:fldCharType="separate"/>
      </w:r>
      <w:r w:rsidRPr="009021C5">
        <w:t>тестирования</w:t>
      </w:r>
      <w:r w:rsidR="00BD5FA8">
        <w:fldChar w:fldCharType="end"/>
      </w:r>
      <w:r>
        <w:t xml:space="preserve"> </w:t>
      </w:r>
      <w:r w:rsidRPr="009021C5">
        <w:t>ставится выяснение обстоятельств, в которых поведение программы не соответствует</w:t>
      </w:r>
      <w:r>
        <w:t xml:space="preserve"> </w:t>
      </w:r>
      <w:r w:rsidR="00BD5FA8">
        <w:fldChar w:fldCharType="begin"/>
      </w:r>
      <w:r w:rsidR="00BD5FA8">
        <w:instrText xml:space="preserve"> HYPERLINK "https://ru.wikipedia.org/wiki/%D0%A1%D0%BF%D0%B5%D1%86%D0%B8%D1%84%D0%B8%D0%BA%D0%B0%D1%86%D0%B8%D1%8F" \o "Спецификация" </w:instrText>
      </w:r>
      <w:r w:rsidR="00BD5FA8">
        <w:fldChar w:fldCharType="separate"/>
      </w:r>
      <w:r w:rsidRPr="009021C5">
        <w:t>спецификации</w:t>
      </w:r>
      <w:r w:rsidR="00BD5FA8">
        <w:fldChar w:fldCharType="end"/>
      </w:r>
      <w:r w:rsidRPr="009021C5">
        <w:t>. Для обнаружения всех</w:t>
      </w:r>
      <w:r>
        <w:t xml:space="preserve"> </w:t>
      </w:r>
      <w:r w:rsidR="00BD5FA8">
        <w:fldChar w:fldCharType="begin"/>
      </w:r>
      <w:r w:rsidR="00BD5FA8">
        <w:instrText xml:space="preserve"> HYPERLINK "https://ru.wikipedi</w:instrText>
      </w:r>
      <w:r w:rsidR="00BD5FA8">
        <w:instrText xml:space="preserve">a.org/wiki/%D0%9E%D1%88%D0%B8%D0%B1%D0%BA%D0%B0" \o "Ошибка" </w:instrText>
      </w:r>
      <w:r w:rsidR="00BD5FA8">
        <w:fldChar w:fldCharType="separate"/>
      </w:r>
      <w:r w:rsidRPr="009021C5">
        <w:t>ошибок</w:t>
      </w:r>
      <w:r w:rsidR="00BD5FA8">
        <w:fldChar w:fldCharType="end"/>
      </w:r>
      <w:r>
        <w:t xml:space="preserve"> </w:t>
      </w:r>
      <w:r w:rsidRPr="009021C5">
        <w:t>в программе необходимо выполнить</w:t>
      </w:r>
      <w:r w:rsidR="0089469A">
        <w:t xml:space="preserve"> </w:t>
      </w:r>
      <w:r w:rsidRPr="009021C5">
        <w:t xml:space="preserve">исчерпывающее тестирование, то есть тестирование на всевозможных наборах </w:t>
      </w:r>
      <w:r w:rsidR="00BD5FA8">
        <w:fldChar w:fldCharType="begin"/>
      </w:r>
      <w:r w:rsidR="00BD5FA8">
        <w:instrText xml:space="preserve"> HYPERLINK "https://ru.wikipedia.org/wiki/%D0%94%D0%B0%D0%BD%D0%BD%D1%8B%D0%B5_</w:instrText>
      </w:r>
      <w:r w:rsidR="00BD5FA8">
        <w:instrText xml:space="preserve">(%D0%B2%D1%8B%D1%87%D0%B8%D1%81%D0%BB%D0%B8%D1%82%D0%B5%D0%BB%D1%8C%D0%BD%D0%B0%D1%8F_%D1%82%D0%B5%D1%85%D0%BD%D0%B8%D0%BA%D0%B0)" \o "Данные (вычислительная техника)" </w:instrText>
      </w:r>
      <w:r w:rsidR="00BD5FA8">
        <w:fldChar w:fldCharType="separate"/>
      </w:r>
      <w:r w:rsidRPr="009021C5">
        <w:t>данных</w:t>
      </w:r>
      <w:r w:rsidR="00BD5FA8">
        <w:fldChar w:fldCharType="end"/>
      </w:r>
      <w:r w:rsidRPr="009021C5">
        <w:t>.</w:t>
      </w:r>
    </w:p>
    <w:p w:rsidR="002A7540" w:rsidDel="00E753BE" w:rsidRDefault="009021C5" w:rsidP="00467EDB">
      <w:pPr>
        <w:pStyle w:val="123"/>
        <w:rPr>
          <w:del w:id="1417" w:author="kirill shustov" w:date="2019-05-24T19:54:00Z"/>
        </w:rPr>
      </w:pPr>
      <w:r w:rsidRPr="009021C5">
        <w:t xml:space="preserve">Для большинства программ такое невозможно, поэтому применяют разумное тестирование, при котором тестирование программы ограничивается небольшим подмножеством всевозможных наборов данных. При этом необходимо выбирать наиболее </w:t>
      </w:r>
    </w:p>
    <w:p w:rsidR="009021C5" w:rsidRPr="009021C5" w:rsidRDefault="009021C5">
      <w:pPr>
        <w:pStyle w:val="123"/>
        <w:pPrChange w:id="1418" w:author="kirill shustov" w:date="2019-05-24T19:54:00Z">
          <w:pPr>
            <w:pStyle w:val="123"/>
            <w:ind w:firstLine="0"/>
          </w:pPr>
        </w:pPrChange>
      </w:pPr>
      <w:r w:rsidRPr="009021C5">
        <w:t>подходящие подмножества, подмножества с наивысшей вероятностью обнаружения ошибок.</w:t>
      </w:r>
    </w:p>
    <w:p w:rsidR="009021C5" w:rsidRDefault="009021C5" w:rsidP="009021C5">
      <w:pPr>
        <w:pStyle w:val="123"/>
      </w:pPr>
      <w:r w:rsidRPr="009021C5">
        <w:t>Тестирование методом белого ящика. Это подробное исследование внутренней логики и структуры программы. При этом необходимо знание исходного кода.</w:t>
      </w:r>
    </w:p>
    <w:p w:rsidR="0004461C" w:rsidRPr="0089469A" w:rsidRDefault="0089469A">
      <w:pPr>
        <w:pStyle w:val="123"/>
        <w:spacing w:after="600"/>
        <w:pPrChange w:id="1419" w:author="kirill shustov" w:date="2019-05-24T11:35:00Z">
          <w:pPr>
            <w:pStyle w:val="123"/>
          </w:pPr>
        </w:pPrChange>
      </w:pPr>
      <w:r w:rsidRPr="0089469A">
        <w:t>Этот метод не ставит цели выявление синтаксических ошибок, так как дефекты такого рода обычно обнаруживает компилятор. Методы белого ящика направлены на локализацию ошибок, которые сложнее выявить, найти и зафиксировать. С их помощью можно обнаружить логические ошибки и проверить степень покрытия тестами.</w:t>
      </w:r>
    </w:p>
    <w:p w:rsidR="00E268D0" w:rsidRDefault="00E268D0" w:rsidP="0004461C">
      <w:pPr>
        <w:pStyle w:val="222"/>
        <w:spacing w:before="0"/>
        <w:rPr>
          <w:ins w:id="1420" w:author="kirill shustov" w:date="2019-05-24T11:36:00Z"/>
        </w:rPr>
      </w:pPr>
      <w:bookmarkStart w:id="1421" w:name="_Toc9524355"/>
      <w:bookmarkStart w:id="1422" w:name="_Toc9525071"/>
      <w:bookmarkStart w:id="1423" w:name="_Toc9528683"/>
      <w:bookmarkStart w:id="1424" w:name="_Toc9581296"/>
    </w:p>
    <w:p w:rsidR="00E268D0" w:rsidRDefault="00E268D0" w:rsidP="0004461C">
      <w:pPr>
        <w:pStyle w:val="222"/>
        <w:spacing w:before="0"/>
        <w:rPr>
          <w:ins w:id="1425" w:author="kirill shustov" w:date="2019-05-24T11:36:00Z"/>
        </w:rPr>
      </w:pPr>
    </w:p>
    <w:p w:rsidR="00E268D0" w:rsidRDefault="00E268D0">
      <w:pPr>
        <w:pStyle w:val="222"/>
        <w:spacing w:before="0" w:after="0"/>
        <w:rPr>
          <w:ins w:id="1426" w:author="kirill shustov" w:date="2019-05-24T19:54:00Z"/>
        </w:rPr>
      </w:pPr>
    </w:p>
    <w:p w:rsidR="00E753BE" w:rsidRDefault="00E753BE">
      <w:pPr>
        <w:pStyle w:val="222"/>
        <w:spacing w:before="0" w:after="0"/>
        <w:rPr>
          <w:ins w:id="1427" w:author="kirill shustov" w:date="2019-05-24T11:36:00Z"/>
        </w:rPr>
        <w:pPrChange w:id="1428" w:author="kirill shustov" w:date="2019-05-24T11:36:00Z">
          <w:pPr>
            <w:pStyle w:val="222"/>
            <w:spacing w:before="0"/>
          </w:pPr>
        </w:pPrChange>
      </w:pPr>
    </w:p>
    <w:p w:rsidR="00286A9E" w:rsidRDefault="002A7540">
      <w:pPr>
        <w:pStyle w:val="222"/>
        <w:spacing w:before="0"/>
        <w:pPrChange w:id="1429" w:author="kirill shustov" w:date="2019-05-24T11:36:00Z">
          <w:pPr>
            <w:pStyle w:val="222"/>
          </w:pPr>
        </w:pPrChange>
      </w:pPr>
      <w:bookmarkStart w:id="1430" w:name="_Toc9618760"/>
      <w:r>
        <w:t>В</w:t>
      </w:r>
      <w:r w:rsidR="00286A9E">
        <w:t>ыводы</w:t>
      </w:r>
      <w:r>
        <w:t xml:space="preserve"> по теоретической части</w:t>
      </w:r>
      <w:bookmarkEnd w:id="1421"/>
      <w:bookmarkEnd w:id="1422"/>
      <w:bookmarkEnd w:id="1423"/>
      <w:bookmarkEnd w:id="1424"/>
      <w:bookmarkEnd w:id="1430"/>
    </w:p>
    <w:p w:rsidR="00CD3DFE" w:rsidRDefault="00286A9E" w:rsidP="00467EDB">
      <w:pPr>
        <w:pStyle w:val="123"/>
      </w:pPr>
      <w:r>
        <w:t>В результате рассмотрения теоретического материала была разработана спецификация программного модуля «Регистрация обращений граждан». Рассмотрен уникальный дизайн приложения</w:t>
      </w:r>
      <w:r w:rsidR="00270557">
        <w:t xml:space="preserve">, с использованием градиента каждая форма выполнена в тёплых тонах с переходом от светло-синего до зелёного что придает настроение спокойствия и уравновешенности. Были рассмотрены всевозможные сценарии для </w:t>
      </w:r>
      <w:r w:rsidR="00195B48">
        <w:t>пользователей.</w:t>
      </w:r>
    </w:p>
    <w:p w:rsidR="00CD3DFE" w:rsidDel="0004461C" w:rsidRDefault="00CD3DFE" w:rsidP="00467EDB">
      <w:pPr>
        <w:pStyle w:val="123"/>
        <w:rPr>
          <w:del w:id="1431" w:author="kirill shustov" w:date="2019-05-24T11:13:00Z"/>
        </w:rPr>
      </w:pPr>
    </w:p>
    <w:p w:rsidR="00CD3DFE" w:rsidDel="0004461C" w:rsidRDefault="00CD3DFE" w:rsidP="00CD3DFE">
      <w:pPr>
        <w:pStyle w:val="123"/>
        <w:spacing w:after="240"/>
        <w:rPr>
          <w:del w:id="1432" w:author="kirill shustov" w:date="2019-05-24T11:13:00Z"/>
        </w:rPr>
      </w:pPr>
    </w:p>
    <w:p w:rsidR="00FC08DC" w:rsidRDefault="00195B48" w:rsidP="00467EDB">
      <w:pPr>
        <w:pStyle w:val="123"/>
      </w:pPr>
      <w:r>
        <w:t>Представлены</w:t>
      </w:r>
      <w:r w:rsidR="00270557">
        <w:t xml:space="preserve"> примеры аналогов данного приложения</w:t>
      </w:r>
      <w:r w:rsidR="00EF4858">
        <w:t>,</w:t>
      </w:r>
      <w:r w:rsidR="00270557">
        <w:t xml:space="preserve"> а также их преимущества и недостатки. Описаны методы </w:t>
      </w:r>
      <w:r w:rsidR="0089469A">
        <w:t>тестирования,</w:t>
      </w:r>
      <w:r w:rsidR="00270557">
        <w:t xml:space="preserve"> при помощи которых можно проверить правильность и корректность работы модуля «</w:t>
      </w:r>
      <w:ins w:id="1433" w:author="kirill shustov" w:date="2019-05-31T20:49:00Z">
        <w:r w:rsidR="00891CE1">
          <w:t>Р</w:t>
        </w:r>
      </w:ins>
      <w:del w:id="1434" w:author="kirill shustov" w:date="2019-05-31T20:49:00Z">
        <w:r w:rsidR="00270557" w:rsidDel="00891CE1">
          <w:delText>р</w:delText>
        </w:r>
      </w:del>
      <w:r w:rsidR="00270557">
        <w:t>егистрация обращений граждан».</w:t>
      </w:r>
    </w:p>
    <w:p w:rsidR="00FC08DC" w:rsidRDefault="00FC08D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286A9E" w:rsidRDefault="00286A9E">
      <w:pPr>
        <w:pStyle w:val="123"/>
        <w:tabs>
          <w:tab w:val="left" w:pos="426"/>
        </w:tabs>
        <w:ind w:firstLine="0"/>
        <w:pPrChange w:id="1435" w:author="kirill shustov" w:date="2019-05-24T21:22:00Z">
          <w:pPr>
            <w:pStyle w:val="123"/>
            <w:tabs>
              <w:tab w:val="left" w:pos="426"/>
            </w:tabs>
            <w:spacing w:after="240"/>
            <w:ind w:firstLine="0"/>
          </w:pPr>
        </w:pPrChange>
      </w:pPr>
    </w:p>
    <w:p w:rsidR="00FC08DC" w:rsidRDefault="00FC08DC">
      <w:pPr>
        <w:pStyle w:val="111"/>
        <w:spacing w:after="700"/>
        <w:pPrChange w:id="1436" w:author="kirill shustov" w:date="2019-05-24T21:22:00Z">
          <w:pPr>
            <w:pStyle w:val="111"/>
          </w:pPr>
        </w:pPrChange>
      </w:pPr>
      <w:bookmarkStart w:id="1437" w:name="_Toc9524356"/>
      <w:bookmarkStart w:id="1438" w:name="_Toc9525072"/>
      <w:bookmarkStart w:id="1439" w:name="_Toc9528684"/>
      <w:bookmarkStart w:id="1440" w:name="_Toc9581297"/>
      <w:bookmarkStart w:id="1441" w:name="_Toc9618761"/>
      <w:r>
        <w:t>2 ПРАКТИЧЕСКАЯ ЧАСТЬ</w:t>
      </w:r>
      <w:bookmarkEnd w:id="1437"/>
      <w:bookmarkEnd w:id="1438"/>
      <w:bookmarkEnd w:id="1439"/>
      <w:bookmarkEnd w:id="1440"/>
      <w:bookmarkEnd w:id="1441"/>
    </w:p>
    <w:p w:rsidR="00FC08DC" w:rsidRPr="004A5CC3" w:rsidRDefault="00FC08DC">
      <w:pPr>
        <w:pStyle w:val="222"/>
        <w:spacing w:after="700"/>
        <w:rPr>
          <w:color w:val="000000" w:themeColor="text1"/>
          <w:rPrChange w:id="1442" w:author="kirill shustov" w:date="2019-05-24T11:26:00Z">
            <w:rPr>
              <w:color w:val="FF0000"/>
            </w:rPr>
          </w:rPrChange>
        </w:rPr>
        <w:pPrChange w:id="1443" w:author="kirill shustov" w:date="2019-05-24T21:21:00Z">
          <w:pPr>
            <w:pStyle w:val="222"/>
          </w:pPr>
        </w:pPrChange>
      </w:pPr>
      <w:bookmarkStart w:id="1444" w:name="_Toc9524357"/>
      <w:bookmarkStart w:id="1445" w:name="_Toc9525073"/>
      <w:bookmarkStart w:id="1446" w:name="_Toc9528685"/>
      <w:bookmarkStart w:id="1447" w:name="_Toc9581298"/>
      <w:bookmarkStart w:id="1448" w:name="_Toc9618762"/>
      <w:r w:rsidRPr="004A5CC3">
        <w:rPr>
          <w:color w:val="000000" w:themeColor="text1"/>
          <w:rPrChange w:id="1449" w:author="kirill shustov" w:date="2019-05-24T11:26:00Z">
            <w:rPr>
              <w:color w:val="FF0000"/>
            </w:rPr>
          </w:rPrChange>
        </w:rPr>
        <w:t xml:space="preserve">2.1 </w:t>
      </w:r>
      <w:r w:rsidR="002A7540" w:rsidRPr="004A5CC3">
        <w:rPr>
          <w:color w:val="000000" w:themeColor="text1"/>
          <w:rPrChange w:id="1450" w:author="kirill shustov" w:date="2019-05-24T11:26:00Z">
            <w:rPr>
              <w:color w:val="FF0000"/>
            </w:rPr>
          </w:rPrChange>
        </w:rPr>
        <w:t>О</w:t>
      </w:r>
      <w:r w:rsidRPr="004A5CC3">
        <w:rPr>
          <w:color w:val="000000" w:themeColor="text1"/>
          <w:rPrChange w:id="1451" w:author="kirill shustov" w:date="2019-05-24T11:26:00Z">
            <w:rPr>
              <w:color w:val="FF0000"/>
            </w:rPr>
          </w:rPrChange>
        </w:rPr>
        <w:t>писание базы данных программного модуля «</w:t>
      </w:r>
      <w:ins w:id="1452" w:author="kirill shustov" w:date="2019-05-31T20:49:00Z">
        <w:r w:rsidR="00891CE1">
          <w:rPr>
            <w:color w:val="000000" w:themeColor="text1"/>
          </w:rPr>
          <w:t>Р</w:t>
        </w:r>
      </w:ins>
      <w:del w:id="1453" w:author="kirill shustov" w:date="2019-05-31T20:49:00Z">
        <w:r w:rsidRPr="004A5CC3" w:rsidDel="00891CE1">
          <w:rPr>
            <w:color w:val="000000" w:themeColor="text1"/>
            <w:rPrChange w:id="1454" w:author="kirill shustov" w:date="2019-05-24T11:26:00Z">
              <w:rPr>
                <w:color w:val="FF0000"/>
              </w:rPr>
            </w:rPrChange>
          </w:rPr>
          <w:delText>р</w:delText>
        </w:r>
      </w:del>
      <w:r w:rsidRPr="004A5CC3">
        <w:rPr>
          <w:color w:val="000000" w:themeColor="text1"/>
          <w:rPrChange w:id="1455" w:author="kirill shustov" w:date="2019-05-24T11:26:00Z">
            <w:rPr>
              <w:color w:val="FF0000"/>
            </w:rPr>
          </w:rPrChange>
        </w:rPr>
        <w:t>егистрация обращений граждан»</w:t>
      </w:r>
      <w:bookmarkEnd w:id="1444"/>
      <w:bookmarkEnd w:id="1445"/>
      <w:bookmarkEnd w:id="1446"/>
      <w:bookmarkEnd w:id="1447"/>
      <w:bookmarkEnd w:id="1448"/>
    </w:p>
    <w:p w:rsidR="00DF615A" w:rsidRDefault="00FC08DC" w:rsidP="00DF615A">
      <w:pPr>
        <w:pStyle w:val="123"/>
      </w:pPr>
      <w:r>
        <w:t>База данных программного модуля «</w:t>
      </w:r>
      <w:ins w:id="1456" w:author="kirill shustov" w:date="2019-05-31T20:49:00Z">
        <w:r w:rsidR="00891CE1">
          <w:t>Р</w:t>
        </w:r>
      </w:ins>
      <w:del w:id="1457" w:author="kirill shustov" w:date="2019-05-31T20:49:00Z">
        <w:r w:rsidRPr="00F2382E" w:rsidDel="00891CE1">
          <w:delText>р</w:delText>
        </w:r>
      </w:del>
      <w:r w:rsidRPr="00F2382E">
        <w:t>егистрация обращений граждан</w:t>
      </w:r>
      <w:r>
        <w:t xml:space="preserve">» состоит из </w:t>
      </w:r>
      <w:r w:rsidR="00DF615A">
        <w:t>во</w:t>
      </w:r>
      <w:r>
        <w:t>с</w:t>
      </w:r>
      <w:r w:rsidR="00DF615A">
        <w:t>ь</w:t>
      </w:r>
      <w:r>
        <w:t xml:space="preserve">ми </w:t>
      </w:r>
      <w:r w:rsidR="00DF615A">
        <w:t>сущностей,</w:t>
      </w:r>
      <w:r>
        <w:t xml:space="preserve"> две из которых зависимые</w:t>
      </w:r>
      <w:ins w:id="1458" w:author="kirill shustov" w:date="2019-05-24T11:13:00Z">
        <w:r w:rsidR="0004461C">
          <w:t>:</w:t>
        </w:r>
      </w:ins>
      <w:del w:id="1459" w:author="kirill shustov" w:date="2019-05-24T11:13:00Z">
        <w:r w:rsidR="00DF615A" w:rsidDel="0004461C">
          <w:delText>.</w:delText>
        </w:r>
      </w:del>
    </w:p>
    <w:p w:rsidR="00DF615A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460" w:author="kirill shustov" w:date="2019-05-24T11:13:00Z">
          <w:pPr>
            <w:pStyle w:val="123"/>
          </w:pPr>
        </w:pPrChange>
      </w:pPr>
      <w:r>
        <w:t>сущность «</w:t>
      </w:r>
      <w:ins w:id="1461" w:author="kirill shustov" w:date="2019-05-31T20:49:00Z">
        <w:r w:rsidR="00891CE1">
          <w:t>К</w:t>
        </w:r>
      </w:ins>
      <w:del w:id="1462" w:author="kirill shustov" w:date="2019-05-31T20:49:00Z">
        <w:r w:rsidDel="00891CE1">
          <w:delText>к</w:delText>
        </w:r>
      </w:del>
      <w:r>
        <w:t xml:space="preserve">лиент» состоит из четырех атрибутов </w:t>
      </w:r>
      <w:ins w:id="1463" w:author="kirill shustov" w:date="2019-05-24T19:05:00Z">
        <w:r w:rsidR="001D042F">
          <w:t>(</w:t>
        </w:r>
      </w:ins>
      <w:del w:id="1464" w:author="kirill shustov" w:date="2019-05-24T19:05:00Z">
        <w:r w:rsidDel="001D042F">
          <w:delText>«</w:delText>
        </w:r>
      </w:del>
      <w:r>
        <w:t>код, фамилия, имя, отчество</w:t>
      </w:r>
      <w:ins w:id="1465" w:author="kirill shustov" w:date="2019-05-24T19:05:00Z">
        <w:r w:rsidR="001D042F">
          <w:t>)</w:t>
        </w:r>
      </w:ins>
      <w:del w:id="1466" w:author="kirill shustov" w:date="2019-05-24T19:05:00Z">
        <w:r w:rsidDel="001D042F">
          <w:delText>»</w:delText>
        </w:r>
      </w:del>
      <w:del w:id="1467" w:author="kirill shustov" w:date="2019-05-24T12:54:00Z">
        <w:r w:rsidDel="00552780">
          <w:delText>.</w:delText>
        </w:r>
      </w:del>
      <w:r>
        <w:t xml:space="preserve"> данная сущность предназначена для хранения фамилии имени и отчества клиента, который подает обращение</w:t>
      </w:r>
      <w:ins w:id="1468" w:author="kirill shustov" w:date="2019-05-24T12:54:00Z">
        <w:r w:rsidR="00552780" w:rsidRPr="00552780">
          <w:rPr>
            <w:rPrChange w:id="1469" w:author="kirill shustov" w:date="2019-05-24T12:54:00Z">
              <w:rPr>
                <w:lang w:val="en-US"/>
              </w:rPr>
            </w:rPrChange>
          </w:rPr>
          <w:t>;</w:t>
        </w:r>
      </w:ins>
      <w:del w:id="1470" w:author="kirill shustov" w:date="2019-05-24T12:54:00Z">
        <w:r w:rsidDel="00552780">
          <w:delText>.</w:delText>
        </w:r>
      </w:del>
    </w:p>
    <w:p w:rsidR="00DF615A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471" w:author="kirill shustov" w:date="2019-05-24T11:13:00Z">
          <w:pPr>
            <w:pStyle w:val="123"/>
          </w:pPr>
        </w:pPrChange>
      </w:pPr>
      <w:r>
        <w:t>сущность «</w:t>
      </w:r>
      <w:ins w:id="1472" w:author="kirill shustov" w:date="2019-05-31T20:49:00Z">
        <w:r w:rsidR="00891CE1">
          <w:t>А</w:t>
        </w:r>
      </w:ins>
      <w:del w:id="1473" w:author="kirill shustov" w:date="2019-05-31T20:49:00Z">
        <w:r w:rsidDel="00891CE1">
          <w:delText>а</w:delText>
        </w:r>
      </w:del>
      <w:r>
        <w:t>дрес проживания» является зависимой так как она зависит от сущности «</w:t>
      </w:r>
      <w:ins w:id="1474" w:author="kirill shustov" w:date="2019-05-31T20:49:00Z">
        <w:r w:rsidR="00891CE1">
          <w:t>Г</w:t>
        </w:r>
      </w:ins>
      <w:del w:id="1475" w:author="kirill shustov" w:date="2019-05-31T20:49:00Z">
        <w:r w:rsidDel="00891CE1">
          <w:delText>г</w:delText>
        </w:r>
      </w:del>
      <w:r>
        <w:t xml:space="preserve">ород». состоит из трех атрибутов </w:t>
      </w:r>
      <w:ins w:id="1476" w:author="kirill shustov" w:date="2019-05-24T19:05:00Z">
        <w:r w:rsidR="001D042F">
          <w:t>(</w:t>
        </w:r>
      </w:ins>
      <w:del w:id="1477" w:author="kirill shustov" w:date="2019-05-24T19:05:00Z">
        <w:r w:rsidDel="001D042F">
          <w:delText>«</w:delText>
        </w:r>
      </w:del>
      <w:r>
        <w:t>код, код города, адрес (улица)</w:t>
      </w:r>
      <w:ins w:id="1478" w:author="kirill shustov" w:date="2019-05-24T19:05:00Z">
        <w:r w:rsidR="001D042F">
          <w:t>)</w:t>
        </w:r>
      </w:ins>
      <w:del w:id="1479" w:author="kirill shustov" w:date="2019-05-24T19:05:00Z">
        <w:r w:rsidDel="001D042F">
          <w:delText>»</w:delText>
        </w:r>
      </w:del>
      <w:del w:id="1480" w:author="kirill shustov" w:date="2019-05-24T12:54:00Z">
        <w:r w:rsidDel="00552780">
          <w:delText>.</w:delText>
        </w:r>
      </w:del>
      <w:r>
        <w:t xml:space="preserve"> предназначена для хранения адреса проживания клиента, который подает обращение</w:t>
      </w:r>
      <w:ins w:id="1481" w:author="kirill shustov" w:date="2019-05-24T12:54:00Z">
        <w:r w:rsidR="00552780" w:rsidRPr="00552780">
          <w:rPr>
            <w:rPrChange w:id="1482" w:author="kirill shustov" w:date="2019-05-24T12:54:00Z">
              <w:rPr>
                <w:lang w:val="en-US"/>
              </w:rPr>
            </w:rPrChange>
          </w:rPr>
          <w:t>;</w:t>
        </w:r>
      </w:ins>
      <w:del w:id="1483" w:author="kirill shustov" w:date="2019-05-24T12:54:00Z">
        <w:r w:rsidDel="00552780">
          <w:delText>.</w:delText>
        </w:r>
      </w:del>
    </w:p>
    <w:p w:rsidR="00DF615A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484" w:author="kirill shustov" w:date="2019-05-24T11:13:00Z">
          <w:pPr>
            <w:pStyle w:val="123"/>
          </w:pPr>
        </w:pPrChange>
      </w:pPr>
      <w:r>
        <w:t>сущность «</w:t>
      </w:r>
      <w:ins w:id="1485" w:author="kirill shustov" w:date="2019-05-31T20:49:00Z">
        <w:r w:rsidR="00891CE1">
          <w:t>Г</w:t>
        </w:r>
      </w:ins>
      <w:del w:id="1486" w:author="kirill shustov" w:date="2019-05-31T20:49:00Z">
        <w:r w:rsidDel="00891CE1">
          <w:delText>г</w:delText>
        </w:r>
      </w:del>
      <w:r>
        <w:t xml:space="preserve">ород» состоит из двух атрибутов </w:t>
      </w:r>
      <w:ins w:id="1487" w:author="kirill shustov" w:date="2019-05-24T19:06:00Z">
        <w:r w:rsidR="001D042F">
          <w:t>(</w:t>
        </w:r>
      </w:ins>
      <w:del w:id="1488" w:author="kirill shustov" w:date="2019-05-24T19:06:00Z">
        <w:r w:rsidDel="001D042F">
          <w:delText>«</w:delText>
        </w:r>
      </w:del>
      <w:r>
        <w:t>код и наименование</w:t>
      </w:r>
      <w:ins w:id="1489" w:author="kirill shustov" w:date="2019-05-24T19:06:00Z">
        <w:r w:rsidR="001D042F">
          <w:t>)</w:t>
        </w:r>
      </w:ins>
      <w:del w:id="1490" w:author="kirill shustov" w:date="2019-05-24T19:06:00Z">
        <w:r w:rsidDel="001D042F">
          <w:delText>»</w:delText>
        </w:r>
      </w:del>
      <w:del w:id="1491" w:author="kirill shustov" w:date="2019-05-24T12:54:00Z">
        <w:r w:rsidDel="00552780">
          <w:delText>.</w:delText>
        </w:r>
      </w:del>
      <w:r>
        <w:t xml:space="preserve"> предназначена для хранения города в котором проживает клиент</w:t>
      </w:r>
      <w:ins w:id="1492" w:author="kirill shustov" w:date="2019-05-24T12:54:00Z">
        <w:r w:rsidR="00552780" w:rsidRPr="00552780">
          <w:rPr>
            <w:rPrChange w:id="1493" w:author="kirill shustov" w:date="2019-05-24T12:54:00Z">
              <w:rPr>
                <w:lang w:val="en-US"/>
              </w:rPr>
            </w:rPrChange>
          </w:rPr>
          <w:t>;</w:t>
        </w:r>
      </w:ins>
      <w:del w:id="1494" w:author="kirill shustov" w:date="2019-05-24T12:54:00Z">
        <w:r w:rsidDel="00552780">
          <w:delText>.</w:delText>
        </w:r>
      </w:del>
    </w:p>
    <w:p w:rsidR="00DF615A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495" w:author="kirill shustov" w:date="2019-05-24T11:13:00Z">
          <w:pPr>
            <w:pStyle w:val="123"/>
          </w:pPr>
        </w:pPrChange>
      </w:pPr>
      <w:r>
        <w:t>сущность «</w:t>
      </w:r>
      <w:ins w:id="1496" w:author="kirill shustov" w:date="2019-05-31T20:49:00Z">
        <w:r w:rsidR="00891CE1">
          <w:t>Р</w:t>
        </w:r>
      </w:ins>
      <w:del w:id="1497" w:author="kirill shustov" w:date="2019-05-31T20:49:00Z">
        <w:r w:rsidDel="00891CE1">
          <w:delText>р</w:delText>
        </w:r>
      </w:del>
      <w:r>
        <w:t>аботник» идентично сущность «</w:t>
      </w:r>
      <w:ins w:id="1498" w:author="kirill shustov" w:date="2019-05-31T20:49:00Z">
        <w:r w:rsidR="00891CE1">
          <w:t>К</w:t>
        </w:r>
      </w:ins>
      <w:del w:id="1499" w:author="kirill shustov" w:date="2019-05-31T20:49:00Z">
        <w:r w:rsidDel="00891CE1">
          <w:delText>к</w:delText>
        </w:r>
      </w:del>
      <w:r>
        <w:t>лиент»</w:t>
      </w:r>
      <w:del w:id="1500" w:author="kirill shustov" w:date="2019-05-24T12:54:00Z">
        <w:r w:rsidDel="00552780">
          <w:delText>.</w:delText>
        </w:r>
      </w:del>
      <w:r>
        <w:t xml:space="preserve"> предназначена для хранения данных фамилии имени и отчества работника</w:t>
      </w:r>
      <w:ins w:id="1501" w:author="kirill shustov" w:date="2019-05-24T12:54:00Z">
        <w:r w:rsidR="00552780" w:rsidRPr="00552780">
          <w:rPr>
            <w:rPrChange w:id="1502" w:author="kirill shustov" w:date="2019-05-24T12:54:00Z">
              <w:rPr>
                <w:lang w:val="en-US"/>
              </w:rPr>
            </w:rPrChange>
          </w:rPr>
          <w:t>;</w:t>
        </w:r>
      </w:ins>
      <w:del w:id="1503" w:author="kirill shustov" w:date="2019-05-24T12:54:00Z">
        <w:r w:rsidDel="00552780">
          <w:delText>.</w:delText>
        </w:r>
      </w:del>
    </w:p>
    <w:p w:rsidR="003C35B1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504" w:author="kirill shustov" w:date="2019-05-24T11:13:00Z">
          <w:pPr>
            <w:pStyle w:val="123"/>
          </w:pPr>
        </w:pPrChange>
      </w:pPr>
      <w:r>
        <w:t>сущность «</w:t>
      </w:r>
      <w:ins w:id="1505" w:author="kirill shustov" w:date="2019-05-31T20:49:00Z">
        <w:r w:rsidR="00891CE1">
          <w:t>С</w:t>
        </w:r>
      </w:ins>
      <w:del w:id="1506" w:author="kirill shustov" w:date="2019-05-31T20:49:00Z">
        <w:r w:rsidDel="00891CE1">
          <w:delText>с</w:delText>
        </w:r>
      </w:del>
      <w:r>
        <w:t xml:space="preserve">пособ получения оповещения» состоит из трех атрибутов </w:t>
      </w:r>
      <w:ins w:id="1507" w:author="kirill shustov" w:date="2019-05-24T19:06:00Z">
        <w:r w:rsidR="001D042F">
          <w:t>(</w:t>
        </w:r>
      </w:ins>
      <w:del w:id="1508" w:author="kirill shustov" w:date="2019-05-24T19:06:00Z">
        <w:r w:rsidDel="001D042F">
          <w:delText>«</w:delText>
        </w:r>
      </w:del>
      <w:r>
        <w:t>код, телефон и индекс почты</w:t>
      </w:r>
      <w:ins w:id="1509" w:author="kirill shustov" w:date="2019-05-24T19:06:00Z">
        <w:r w:rsidR="001D042F">
          <w:t>)</w:t>
        </w:r>
      </w:ins>
      <w:del w:id="1510" w:author="kirill shustov" w:date="2019-05-24T19:06:00Z">
        <w:r w:rsidDel="001D042F">
          <w:delText>»</w:delText>
        </w:r>
      </w:del>
      <w:del w:id="1511" w:author="kirill shustov" w:date="2019-05-24T12:54:00Z">
        <w:r w:rsidDel="00552780">
          <w:delText>.</w:delText>
        </w:r>
      </w:del>
      <w:r>
        <w:t xml:space="preserve"> предназначена для хранения данных клиента для связи с ним для того, чтобы довести до сведения о рассмотрении обращения</w:t>
      </w:r>
      <w:ins w:id="1512" w:author="kirill shustov" w:date="2019-05-24T12:54:00Z">
        <w:r w:rsidR="00552780" w:rsidRPr="00552780">
          <w:rPr>
            <w:rPrChange w:id="1513" w:author="kirill shustov" w:date="2019-05-24T12:54:00Z">
              <w:rPr>
                <w:lang w:val="en-US"/>
              </w:rPr>
            </w:rPrChange>
          </w:rPr>
          <w:t>;</w:t>
        </w:r>
      </w:ins>
      <w:del w:id="1514" w:author="kirill shustov" w:date="2019-05-24T12:54:00Z">
        <w:r w:rsidDel="00552780">
          <w:delText>.</w:delText>
        </w:r>
      </w:del>
    </w:p>
    <w:p w:rsidR="003C35B1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567"/>
        <w:pPrChange w:id="1515" w:author="kirill shustov" w:date="2019-05-24T11:13:00Z">
          <w:pPr>
            <w:pStyle w:val="123"/>
          </w:pPr>
        </w:pPrChange>
      </w:pPr>
      <w:r>
        <w:t>сущность «</w:t>
      </w:r>
      <w:ins w:id="1516" w:author="kirill shustov" w:date="2019-05-31T20:49:00Z">
        <w:r w:rsidR="00891CE1">
          <w:t>Т</w:t>
        </w:r>
      </w:ins>
      <w:del w:id="1517" w:author="kirill shustov" w:date="2019-05-31T20:49:00Z">
        <w:r w:rsidDel="00891CE1">
          <w:delText>т</w:delText>
        </w:r>
      </w:del>
      <w:r>
        <w:t xml:space="preserve">ип обращения» состоит из двух атрибутов </w:t>
      </w:r>
      <w:ins w:id="1518" w:author="kirill shustov" w:date="2019-05-24T19:06:00Z">
        <w:r w:rsidR="001D042F">
          <w:t>(</w:t>
        </w:r>
      </w:ins>
      <w:del w:id="1519" w:author="kirill shustov" w:date="2019-05-24T19:06:00Z">
        <w:r w:rsidDel="001D042F">
          <w:delText>«</w:delText>
        </w:r>
      </w:del>
      <w:r>
        <w:t>код и тип обращения</w:t>
      </w:r>
      <w:ins w:id="1520" w:author="kirill shustov" w:date="2019-05-24T19:06:00Z">
        <w:r w:rsidR="001D042F">
          <w:t>)</w:t>
        </w:r>
      </w:ins>
      <w:del w:id="1521" w:author="kirill shustov" w:date="2019-05-24T19:06:00Z">
        <w:r w:rsidDel="001D042F">
          <w:delText>»</w:delText>
        </w:r>
      </w:del>
      <w:r w:rsidR="00CD3DFE">
        <w:t>,</w:t>
      </w:r>
      <w:r>
        <w:t xml:space="preserve"> данная сущность хранит три типа обращения </w:t>
      </w:r>
      <w:ins w:id="1522" w:author="kirill shustov" w:date="2019-05-24T19:07:00Z">
        <w:r w:rsidR="001D042F">
          <w:t>(</w:t>
        </w:r>
      </w:ins>
      <w:del w:id="1523" w:author="kirill shustov" w:date="2019-05-24T19:07:00Z">
        <w:r w:rsidDel="001D042F">
          <w:delText>«</w:delText>
        </w:r>
      </w:del>
      <w:r>
        <w:t>жалоба, предложение и заявление</w:t>
      </w:r>
      <w:ins w:id="1524" w:author="kirill shustov" w:date="2019-05-24T19:07:00Z">
        <w:r w:rsidR="001D042F">
          <w:t>)</w:t>
        </w:r>
      </w:ins>
      <w:del w:id="1525" w:author="kirill shustov" w:date="2019-05-24T19:07:00Z">
        <w:r w:rsidDel="001D042F">
          <w:delText>»</w:delText>
        </w:r>
      </w:del>
      <w:ins w:id="1526" w:author="kirill shustov" w:date="2019-05-24T12:54:00Z">
        <w:r w:rsidR="00552780" w:rsidRPr="00552780">
          <w:rPr>
            <w:rPrChange w:id="1527" w:author="kirill shustov" w:date="2019-05-24T12:54:00Z">
              <w:rPr>
                <w:lang w:val="en-US"/>
              </w:rPr>
            </w:rPrChange>
          </w:rPr>
          <w:t>;</w:t>
        </w:r>
      </w:ins>
      <w:del w:id="1528" w:author="kirill shustov" w:date="2019-05-24T12:54:00Z">
        <w:r w:rsidDel="00552780">
          <w:delText>.</w:delText>
        </w:r>
      </w:del>
    </w:p>
    <w:p w:rsidR="003C35B1" w:rsidDel="0004461C" w:rsidRDefault="002A7540">
      <w:pPr>
        <w:pStyle w:val="123"/>
        <w:numPr>
          <w:ilvl w:val="0"/>
          <w:numId w:val="48"/>
        </w:numPr>
        <w:tabs>
          <w:tab w:val="left" w:pos="1276"/>
        </w:tabs>
        <w:ind w:left="284" w:firstLine="0"/>
        <w:rPr>
          <w:del w:id="1529" w:author="kirill shustov" w:date="2019-05-24T11:14:00Z"/>
        </w:rPr>
        <w:pPrChange w:id="1530" w:author="kirill shustov" w:date="2019-05-24T11:14:00Z">
          <w:pPr>
            <w:pStyle w:val="123"/>
          </w:pPr>
        </w:pPrChange>
      </w:pPr>
      <w:r>
        <w:t>сущность «</w:t>
      </w:r>
      <w:ins w:id="1531" w:author="kirill shustov" w:date="2019-05-31T20:50:00Z">
        <w:r w:rsidR="00891CE1">
          <w:t>В</w:t>
        </w:r>
      </w:ins>
      <w:del w:id="1532" w:author="kirill shustov" w:date="2019-05-31T20:50:00Z">
        <w:r w:rsidDel="00891CE1">
          <w:delText>в</w:delText>
        </w:r>
      </w:del>
      <w:r>
        <w:t xml:space="preserve">ход» состоит из пяти атрибутов </w:t>
      </w:r>
      <w:ins w:id="1533" w:author="kirill shustov" w:date="2019-05-24T19:07:00Z">
        <w:r w:rsidR="001D042F">
          <w:t>(</w:t>
        </w:r>
      </w:ins>
      <w:del w:id="1534" w:author="kirill shustov" w:date="2019-05-24T19:07:00Z">
        <w:r w:rsidDel="001D042F">
          <w:delText>«</w:delText>
        </w:r>
      </w:del>
      <w:r>
        <w:t>код, имя, фамилия, логин и пароль</w:t>
      </w:r>
      <w:ins w:id="1535" w:author="kirill shustov" w:date="2019-05-24T19:07:00Z">
        <w:r w:rsidR="001D042F">
          <w:t>)</w:t>
        </w:r>
      </w:ins>
      <w:del w:id="1536" w:author="kirill shustov" w:date="2019-05-24T19:07:00Z">
        <w:r w:rsidDel="001D042F">
          <w:delText>»</w:delText>
        </w:r>
      </w:del>
      <w:r w:rsidR="00467EDB">
        <w:t>,</w:t>
      </w:r>
      <w:r>
        <w:t xml:space="preserve"> предназначена для хранения </w:t>
      </w:r>
      <w:r w:rsidR="003C35B1">
        <w:t>данных логина и пароля для входа в систему</w:t>
      </w:r>
      <w:ins w:id="1537" w:author="kirill shustov" w:date="2019-05-24T11:14:00Z">
        <w:r w:rsidR="0004461C">
          <w:t xml:space="preserve"> </w:t>
        </w:r>
      </w:ins>
      <w:del w:id="1538" w:author="kirill shustov" w:date="2019-05-24T11:14:00Z">
        <w:r w:rsidR="003C35B1" w:rsidDel="0004461C">
          <w:delText xml:space="preserve"> </w:delText>
        </w:r>
      </w:del>
    </w:p>
    <w:p w:rsidR="003C35B1" w:rsidDel="0004461C" w:rsidRDefault="003C35B1">
      <w:pPr>
        <w:pStyle w:val="123"/>
        <w:numPr>
          <w:ilvl w:val="0"/>
          <w:numId w:val="48"/>
        </w:numPr>
        <w:tabs>
          <w:tab w:val="left" w:pos="1276"/>
        </w:tabs>
        <w:ind w:left="284" w:firstLine="0"/>
        <w:rPr>
          <w:del w:id="1539" w:author="kirill shustov" w:date="2019-05-24T11:13:00Z"/>
        </w:rPr>
        <w:pPrChange w:id="1540" w:author="kirill shustov" w:date="2019-05-24T11:14:00Z">
          <w:pPr>
            <w:pStyle w:val="123"/>
          </w:pPr>
        </w:pPrChange>
      </w:pPr>
    </w:p>
    <w:p w:rsidR="003C35B1" w:rsidDel="0004461C" w:rsidRDefault="003C35B1">
      <w:pPr>
        <w:pStyle w:val="123"/>
        <w:ind w:firstLine="0"/>
        <w:rPr>
          <w:del w:id="1541" w:author="kirill shustov" w:date="2019-05-24T11:13:00Z"/>
        </w:rPr>
        <w:pPrChange w:id="1542" w:author="kirill shustov" w:date="2019-05-24T11:14:00Z">
          <w:pPr>
            <w:pStyle w:val="123"/>
          </w:pPr>
        </w:pPrChange>
      </w:pPr>
    </w:p>
    <w:p w:rsidR="003C35B1" w:rsidDel="0004461C" w:rsidRDefault="003C35B1">
      <w:pPr>
        <w:pStyle w:val="123"/>
        <w:spacing w:after="240"/>
        <w:ind w:firstLine="0"/>
        <w:rPr>
          <w:del w:id="1543" w:author="kirill shustov" w:date="2019-05-24T11:13:00Z"/>
        </w:rPr>
        <w:pPrChange w:id="1544" w:author="kirill shustov" w:date="2019-05-24T11:14:00Z">
          <w:pPr>
            <w:pStyle w:val="123"/>
            <w:spacing w:after="240"/>
          </w:pPr>
        </w:pPrChange>
      </w:pPr>
    </w:p>
    <w:p w:rsidR="00467EDB" w:rsidDel="0004461C" w:rsidRDefault="00467EDB">
      <w:pPr>
        <w:pStyle w:val="123"/>
        <w:spacing w:after="240"/>
        <w:ind w:firstLine="0"/>
        <w:rPr>
          <w:del w:id="1545" w:author="kirill shustov" w:date="2019-05-24T11:13:00Z"/>
        </w:rPr>
        <w:pPrChange w:id="1546" w:author="kirill shustov" w:date="2019-05-24T11:14:00Z">
          <w:pPr>
            <w:pStyle w:val="123"/>
            <w:spacing w:after="240"/>
          </w:pPr>
        </w:pPrChange>
      </w:pPr>
    </w:p>
    <w:p w:rsidR="003C35B1" w:rsidRDefault="003C35B1">
      <w:pPr>
        <w:pStyle w:val="123"/>
        <w:ind w:firstLine="0"/>
      </w:pPr>
      <w:r>
        <w:t>специалистам, которые будут работать в этой программе</w:t>
      </w:r>
      <w:ins w:id="1547" w:author="kirill shustov" w:date="2019-05-24T12:55:00Z">
        <w:r w:rsidR="00552780" w:rsidRPr="00552780">
          <w:rPr>
            <w:rPrChange w:id="1548" w:author="kirill shustov" w:date="2019-05-24T12:55:00Z">
              <w:rPr>
                <w:lang w:val="en-US"/>
              </w:rPr>
            </w:rPrChange>
          </w:rPr>
          <w:t>;</w:t>
        </w:r>
      </w:ins>
      <w:del w:id="1549" w:author="kirill shustov" w:date="2019-05-24T12:55:00Z">
        <w:r w:rsidDel="00552780">
          <w:delText>.</w:delText>
        </w:r>
      </w:del>
    </w:p>
    <w:p w:rsidR="0004461C" w:rsidRDefault="003C35B1">
      <w:pPr>
        <w:pStyle w:val="123"/>
        <w:numPr>
          <w:ilvl w:val="0"/>
          <w:numId w:val="49"/>
        </w:numPr>
        <w:spacing w:after="840"/>
        <w:ind w:left="1276" w:hanging="425"/>
        <w:rPr>
          <w:ins w:id="1550" w:author="kirill shustov" w:date="2019-05-24T11:14:00Z"/>
        </w:rPr>
        <w:pPrChange w:id="1551" w:author="kirill shustov" w:date="2019-05-24T12:56:00Z">
          <w:pPr>
            <w:pStyle w:val="123"/>
            <w:spacing w:after="840"/>
          </w:pPr>
        </w:pPrChange>
      </w:pPr>
      <w:del w:id="1552" w:author="kirill shustov" w:date="2019-05-24T12:56:00Z">
        <w:r w:rsidDel="00F10E1F">
          <w:delText>-</w:delText>
        </w:r>
      </w:del>
      <w:r w:rsidR="002A7540">
        <w:t>главная за</w:t>
      </w:r>
      <w:r>
        <w:t>висимая сущность «Обращение» состоит из десяти атрибутов</w:t>
      </w:r>
    </w:p>
    <w:p w:rsidR="0004461C" w:rsidRDefault="0004461C">
      <w:pPr>
        <w:pStyle w:val="123"/>
        <w:ind w:firstLine="0"/>
        <w:rPr>
          <w:ins w:id="1553" w:author="kirill shustov" w:date="2019-05-24T11:14:00Z"/>
        </w:rPr>
        <w:pPrChange w:id="1554" w:author="kirill shustov" w:date="2019-05-24T11:14:00Z">
          <w:pPr>
            <w:pStyle w:val="123"/>
            <w:spacing w:after="840"/>
            <w:ind w:firstLine="0"/>
          </w:pPr>
        </w:pPrChange>
      </w:pPr>
    </w:p>
    <w:p w:rsidR="003C35B1" w:rsidRDefault="003C35B1">
      <w:pPr>
        <w:pStyle w:val="123"/>
        <w:spacing w:after="840"/>
        <w:ind w:firstLine="0"/>
        <w:pPrChange w:id="1555" w:author="kirill shustov" w:date="2019-05-24T11:14:00Z">
          <w:pPr>
            <w:pStyle w:val="123"/>
            <w:spacing w:after="840"/>
          </w:pPr>
        </w:pPrChange>
      </w:pPr>
      <w:r>
        <w:t xml:space="preserve"> </w:t>
      </w:r>
      <w:ins w:id="1556" w:author="kirill shustov" w:date="2019-05-24T19:07:00Z">
        <w:r w:rsidR="001D042F">
          <w:t>(</w:t>
        </w:r>
      </w:ins>
      <w:del w:id="1557" w:author="kirill shustov" w:date="2019-05-24T19:07:00Z">
        <w:r w:rsidDel="001D042F">
          <w:delText>«</w:delText>
        </w:r>
      </w:del>
      <w:r>
        <w:t>код, дата, код тип обращения, содержание, код клиента, код адреса проживания, код способа получения оповещения,</w:t>
      </w:r>
      <w:r w:rsidR="00935EDB">
        <w:t xml:space="preserve"> код работника, статус и повторное обращение</w:t>
      </w:r>
      <w:ins w:id="1558" w:author="kirill shustov" w:date="2019-05-24T19:07:00Z">
        <w:r w:rsidR="001D042F">
          <w:t>)</w:t>
        </w:r>
      </w:ins>
      <w:del w:id="1559" w:author="kirill shustov" w:date="2019-05-24T19:07:00Z">
        <w:r w:rsidDel="001D042F">
          <w:delText>»</w:delText>
        </w:r>
      </w:del>
      <w:r w:rsidR="00935EDB">
        <w:t xml:space="preserve">. Предназначена для хранения </w:t>
      </w:r>
      <w:r w:rsidR="00A2307F">
        <w:t>всех обращений,</w:t>
      </w:r>
      <w:r w:rsidR="00935EDB">
        <w:t xml:space="preserve"> которые подают клиенты.</w:t>
      </w:r>
    </w:p>
    <w:p w:rsidR="00A2307F" w:rsidRDefault="00A2307F" w:rsidP="00467EDB">
      <w:pPr>
        <w:pStyle w:val="222"/>
      </w:pPr>
      <w:bookmarkStart w:id="1560" w:name="_Toc9524358"/>
      <w:bookmarkStart w:id="1561" w:name="_Toc9525074"/>
      <w:bookmarkStart w:id="1562" w:name="_Toc9528686"/>
      <w:bookmarkStart w:id="1563" w:name="_Toc9581299"/>
      <w:bookmarkStart w:id="1564" w:name="_Toc9618763"/>
      <w:r>
        <w:t xml:space="preserve">2.2 </w:t>
      </w:r>
      <w:r w:rsidR="002A7540">
        <w:t>Д</w:t>
      </w:r>
      <w:r>
        <w:t>иаграммы программного модуля «</w:t>
      </w:r>
      <w:ins w:id="1565" w:author="kirill shustov" w:date="2019-05-31T20:50:00Z">
        <w:r w:rsidR="00891CE1">
          <w:t>Р</w:t>
        </w:r>
      </w:ins>
      <w:del w:id="1566" w:author="kirill shustov" w:date="2019-05-31T20:50:00Z">
        <w:r w:rsidRPr="00F2382E" w:rsidDel="00891CE1">
          <w:delText>р</w:delText>
        </w:r>
      </w:del>
      <w:r w:rsidRPr="00F2382E">
        <w:t>егистрация обращений граждан</w:t>
      </w:r>
      <w:r>
        <w:t>»</w:t>
      </w:r>
      <w:bookmarkEnd w:id="1560"/>
      <w:bookmarkEnd w:id="1561"/>
      <w:bookmarkEnd w:id="1562"/>
      <w:bookmarkEnd w:id="1563"/>
      <w:bookmarkEnd w:id="1564"/>
    </w:p>
    <w:p w:rsidR="0030219A" w:rsidRDefault="00D60195" w:rsidP="0030219A">
      <w:pPr>
        <w:pStyle w:val="123"/>
      </w:pPr>
      <w:r>
        <w:t>Диаграмма связи между сущностями в базе данных программного модуля «</w:t>
      </w:r>
      <w:ins w:id="1567" w:author="kirill shustov" w:date="2019-05-31T20:50:00Z">
        <w:r w:rsidR="00891CE1">
          <w:t>Р</w:t>
        </w:r>
      </w:ins>
      <w:del w:id="1568" w:author="kirill shustov" w:date="2019-05-31T20:50:00Z">
        <w:r w:rsidDel="00891CE1">
          <w:delText>р</w:delText>
        </w:r>
      </w:del>
      <w:r>
        <w:t>егистрация обращений граждан» представлена на рисунке 3.</w:t>
      </w:r>
    </w:p>
    <w:p w:rsidR="0030219A" w:rsidRDefault="0004461C" w:rsidP="003C026B">
      <w:pPr>
        <w:pStyle w:val="123"/>
        <w:ind w:firstLine="0"/>
      </w:pPr>
      <w:r>
        <w:object w:dxaOrig="18025" w:dyaOrig="20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2pt;height:321.85pt" o:ole="">
            <v:imagedata r:id="rId12" o:title=""/>
          </v:shape>
          <o:OLEObject Type="Embed" ProgID="Visio.Drawing.15" ShapeID="_x0000_i1025" DrawAspect="Content" ObjectID="_1632905617" r:id="rId13"/>
        </w:object>
      </w:r>
      <w:r w:rsidR="0030219A">
        <w:t>Рисунок 3 – Диаграмма связи сущностями в базе данных программного модуля «</w:t>
      </w:r>
      <w:ins w:id="1569" w:author="kirill shustov" w:date="2019-05-31T20:50:00Z">
        <w:r w:rsidR="00891CE1">
          <w:t>Р</w:t>
        </w:r>
      </w:ins>
      <w:del w:id="1570" w:author="kirill shustov" w:date="2019-05-31T20:50:00Z">
        <w:r w:rsidR="0030219A" w:rsidDel="00891CE1">
          <w:delText>р</w:delText>
        </w:r>
      </w:del>
      <w:r w:rsidR="0030219A">
        <w:t>егистрация обращений граждан»</w:t>
      </w:r>
    </w:p>
    <w:p w:rsidR="00262BFD" w:rsidRDefault="00262BFD" w:rsidP="00262BFD">
      <w:pPr>
        <w:rPr>
          <w:rFonts w:ascii="Times New Roman" w:hAnsi="Times New Roman" w:cs="Times New Roman"/>
          <w:sz w:val="28"/>
          <w:szCs w:val="28"/>
        </w:rPr>
      </w:pPr>
    </w:p>
    <w:p w:rsidR="00262BFD" w:rsidRDefault="00262BFD" w:rsidP="00467EDB">
      <w:pPr>
        <w:tabs>
          <w:tab w:val="left" w:pos="1872"/>
        </w:tabs>
        <w:spacing w:after="480"/>
        <w:rPr>
          <w:ins w:id="1571" w:author="kirill shustov" w:date="2019-05-24T11:14:00Z"/>
        </w:rPr>
      </w:pPr>
      <w:r>
        <w:tab/>
      </w:r>
    </w:p>
    <w:p w:rsidR="0004461C" w:rsidRDefault="0004461C" w:rsidP="00467EDB">
      <w:pPr>
        <w:tabs>
          <w:tab w:val="left" w:pos="1872"/>
        </w:tabs>
        <w:spacing w:after="480"/>
        <w:rPr>
          <w:ins w:id="1572" w:author="kirill shustov" w:date="2019-05-24T11:14:00Z"/>
        </w:rPr>
      </w:pPr>
    </w:p>
    <w:p w:rsidR="0004461C" w:rsidRDefault="0004461C">
      <w:pPr>
        <w:tabs>
          <w:tab w:val="left" w:pos="1872"/>
        </w:tabs>
        <w:spacing w:after="240"/>
        <w:pPrChange w:id="1573" w:author="kirill shustov" w:date="2019-05-24T11:36:00Z">
          <w:pPr>
            <w:tabs>
              <w:tab w:val="left" w:pos="1872"/>
            </w:tabs>
            <w:spacing w:after="480"/>
          </w:pPr>
        </w:pPrChange>
      </w:pPr>
    </w:p>
    <w:p w:rsidR="00262BFD" w:rsidRPr="00262BFD" w:rsidRDefault="00262BFD" w:rsidP="00262BFD">
      <w:pPr>
        <w:pStyle w:val="123"/>
      </w:pPr>
      <w:r>
        <w:t>Диаграмма прецедентов программного модуля «</w:t>
      </w:r>
      <w:ins w:id="1574" w:author="kirill shustov" w:date="2019-05-31T20:51:00Z">
        <w:r w:rsidR="00891CE1">
          <w:t>Р</w:t>
        </w:r>
      </w:ins>
      <w:del w:id="1575" w:author="kirill shustov" w:date="2019-05-31T20:51:00Z">
        <w:r w:rsidDel="00891CE1">
          <w:delText>р</w:delText>
        </w:r>
      </w:del>
      <w:r>
        <w:t>егистрация обращений граждан» представлена на рисунке 4.</w:t>
      </w:r>
    </w:p>
    <w:p w:rsidR="00D60195" w:rsidRDefault="005419EB" w:rsidP="0064400D">
      <w:pPr>
        <w:pStyle w:val="123"/>
        <w:ind w:left="0" w:firstLine="0"/>
      </w:pPr>
      <w:r>
        <w:object w:dxaOrig="14085" w:dyaOrig="21120">
          <v:shape id="_x0000_i1026" type="#_x0000_t75" style="width:505.45pt;height:555.1pt" o:ole="">
            <v:imagedata r:id="rId14" o:title=""/>
          </v:shape>
          <o:OLEObject Type="Embed" ProgID="Visio.Drawing.15" ShapeID="_x0000_i1026" DrawAspect="Content" ObjectID="_1632905618" r:id="rId15"/>
        </w:object>
      </w:r>
    </w:p>
    <w:p w:rsidR="00A40B7C" w:rsidRDefault="00262BFD" w:rsidP="00262BFD">
      <w:pPr>
        <w:pStyle w:val="123"/>
      </w:pPr>
      <w:r>
        <w:t>Рисунок 4 - Диаграмма прецедентов программного модуля «</w:t>
      </w:r>
      <w:ins w:id="1576" w:author="kirill shustov" w:date="2019-05-31T20:51:00Z">
        <w:r w:rsidR="00891CE1">
          <w:t>Р</w:t>
        </w:r>
      </w:ins>
      <w:del w:id="1577" w:author="kirill shustov" w:date="2019-05-31T20:51:00Z">
        <w:r w:rsidDel="00891CE1">
          <w:delText>р</w:delText>
        </w:r>
      </w:del>
      <w:r>
        <w:t>егистрация обращений граждан»</w:t>
      </w:r>
    </w:p>
    <w:p w:rsidR="00A40B7C" w:rsidRPr="00262BFD" w:rsidRDefault="00A40B7C" w:rsidP="00A40B7C">
      <w:pPr>
        <w:tabs>
          <w:tab w:val="left" w:pos="2760"/>
        </w:tabs>
      </w:pPr>
    </w:p>
    <w:p w:rsidR="00A40B7C" w:rsidRDefault="00A40B7C" w:rsidP="00E97FC1">
      <w:pPr>
        <w:pStyle w:val="123"/>
        <w:spacing w:after="360"/>
        <w:rPr>
          <w:ins w:id="1578" w:author="kirill shustov" w:date="2019-05-24T11:15:00Z"/>
        </w:rPr>
      </w:pPr>
    </w:p>
    <w:p w:rsidR="0004461C" w:rsidRPr="00262BFD" w:rsidRDefault="0004461C">
      <w:pPr>
        <w:pStyle w:val="123"/>
        <w:spacing w:after="120"/>
        <w:pPrChange w:id="1579" w:author="kirill shustov" w:date="2019-05-24T11:36:00Z">
          <w:pPr>
            <w:pStyle w:val="123"/>
            <w:spacing w:after="360"/>
          </w:pPr>
        </w:pPrChange>
      </w:pPr>
    </w:p>
    <w:p w:rsidR="00A40B7C" w:rsidRPr="00262BFD" w:rsidRDefault="00262BFD">
      <w:pPr>
        <w:pStyle w:val="123"/>
        <w:spacing w:after="240"/>
        <w:pPrChange w:id="1580" w:author="kirill shustov" w:date="2019-05-24T19:56:00Z">
          <w:pPr>
            <w:pStyle w:val="123"/>
          </w:pPr>
        </w:pPrChange>
      </w:pPr>
      <w:r>
        <w:lastRenderedPageBreak/>
        <w:t>Диаграмма действий программного модуля «</w:t>
      </w:r>
      <w:ins w:id="1581" w:author="kirill shustov" w:date="2019-05-31T20:51:00Z">
        <w:r w:rsidR="00891CE1">
          <w:t>Р</w:t>
        </w:r>
      </w:ins>
      <w:del w:id="1582" w:author="kirill shustov" w:date="2019-05-31T20:51:00Z">
        <w:r w:rsidDel="00891CE1">
          <w:delText>р</w:delText>
        </w:r>
      </w:del>
      <w:r>
        <w:t>егистрация обращений граждан» которая отражает все действия данного модуля показана на рисунке 5.</w:t>
      </w:r>
    </w:p>
    <w:p w:rsidR="00A40B7C" w:rsidRDefault="005419EB" w:rsidP="00A40B7C">
      <w:pPr>
        <w:tabs>
          <w:tab w:val="left" w:pos="2760"/>
        </w:tabs>
      </w:pPr>
      <w:r>
        <w:object w:dxaOrig="18585" w:dyaOrig="17370">
          <v:shape id="_x0000_i1027" type="#_x0000_t75" style="width:515.5pt;height:489.6pt" o:ole="">
            <v:imagedata r:id="rId16" o:title=""/>
          </v:shape>
          <o:OLEObject Type="Embed" ProgID="Visio.Drawing.15" ShapeID="_x0000_i1027" DrawAspect="Content" ObjectID="_1632905619" r:id="rId17"/>
        </w:object>
      </w:r>
    </w:p>
    <w:p w:rsidR="00262BFD" w:rsidRDefault="00262BFD" w:rsidP="00262BFD"/>
    <w:p w:rsidR="00262BFD" w:rsidRDefault="00262BFD" w:rsidP="00262BFD">
      <w:pPr>
        <w:pStyle w:val="123"/>
      </w:pPr>
      <w:r>
        <w:t>Рисунок 5 - Диаграмма действий программного модуля «</w:t>
      </w:r>
      <w:ins w:id="1583" w:author="kirill shustov" w:date="2019-05-31T21:02:00Z">
        <w:r w:rsidR="003F2C12">
          <w:t>Р</w:t>
        </w:r>
      </w:ins>
      <w:del w:id="1584" w:author="kirill shustov" w:date="2019-05-31T21:02:00Z">
        <w:r w:rsidDel="003F2C12">
          <w:delText>р</w:delText>
        </w:r>
      </w:del>
      <w:r>
        <w:t>егистрация обращений граждан»</w:t>
      </w:r>
    </w:p>
    <w:p w:rsidR="00734480" w:rsidRDefault="00734480" w:rsidP="00262BFD">
      <w:pPr>
        <w:pStyle w:val="123"/>
      </w:pPr>
    </w:p>
    <w:p w:rsidR="00734480" w:rsidRDefault="00734480" w:rsidP="00262BFD">
      <w:pPr>
        <w:pStyle w:val="123"/>
      </w:pPr>
    </w:p>
    <w:p w:rsidR="00734480" w:rsidRDefault="00734480" w:rsidP="00262BFD">
      <w:pPr>
        <w:pStyle w:val="123"/>
      </w:pPr>
    </w:p>
    <w:p w:rsidR="00734480" w:rsidRDefault="00734480" w:rsidP="00E97FC1">
      <w:pPr>
        <w:pStyle w:val="123"/>
      </w:pPr>
    </w:p>
    <w:p w:rsidR="00734480" w:rsidRDefault="00734480">
      <w:pPr>
        <w:pStyle w:val="222"/>
        <w:spacing w:before="120"/>
        <w:ind w:left="284" w:firstLine="680"/>
        <w:jc w:val="both"/>
        <w:pPrChange w:id="1585" w:author="kirill shustov" w:date="2019-05-24T11:37:00Z">
          <w:pPr>
            <w:pStyle w:val="222"/>
            <w:spacing w:before="360"/>
            <w:ind w:left="284" w:firstLine="680"/>
            <w:jc w:val="both"/>
          </w:pPr>
        </w:pPrChange>
      </w:pPr>
      <w:bookmarkStart w:id="1586" w:name="_Toc9524359"/>
      <w:bookmarkStart w:id="1587" w:name="_Toc9525075"/>
      <w:bookmarkStart w:id="1588" w:name="_Toc9528687"/>
      <w:bookmarkStart w:id="1589" w:name="_Toc9581300"/>
      <w:bookmarkStart w:id="1590" w:name="_Toc9618764"/>
      <w:r>
        <w:lastRenderedPageBreak/>
        <w:t xml:space="preserve">2.3 </w:t>
      </w:r>
      <w:r w:rsidR="00650DDB">
        <w:t>А</w:t>
      </w:r>
      <w:r>
        <w:t>лгоритм работы программного модуля «</w:t>
      </w:r>
      <w:ins w:id="1591" w:author="kirill shustov" w:date="2019-05-31T21:28:00Z">
        <w:r w:rsidR="00C10BB9">
          <w:t>Р</w:t>
        </w:r>
      </w:ins>
      <w:del w:id="1592" w:author="kirill shustov" w:date="2019-05-31T21:28:00Z">
        <w:r w:rsidDel="00C10BB9">
          <w:delText>р</w:delText>
        </w:r>
      </w:del>
      <w:r>
        <w:t>егистрация обращений граждан»</w:t>
      </w:r>
      <w:bookmarkEnd w:id="1586"/>
      <w:bookmarkEnd w:id="1587"/>
      <w:bookmarkEnd w:id="1588"/>
      <w:bookmarkEnd w:id="1589"/>
      <w:bookmarkEnd w:id="1590"/>
    </w:p>
    <w:p w:rsidR="00486858" w:rsidRDefault="00734480" w:rsidP="00486858">
      <w:pPr>
        <w:pStyle w:val="123"/>
      </w:pPr>
      <w:r>
        <w:t xml:space="preserve">Главным алгоритмом </w:t>
      </w:r>
      <w:r w:rsidR="00561DD3">
        <w:t>программного</w:t>
      </w:r>
      <w:r>
        <w:t xml:space="preserve"> модуля «</w:t>
      </w:r>
      <w:ins w:id="1593" w:author="kirill shustov" w:date="2019-05-31T21:28:00Z">
        <w:r w:rsidR="00C10BB9">
          <w:t>Р</w:t>
        </w:r>
      </w:ins>
      <w:del w:id="1594" w:author="kirill shustov" w:date="2019-05-31T21:28:00Z">
        <w:r w:rsidDel="00C10BB9">
          <w:delText>р</w:delText>
        </w:r>
      </w:del>
      <w:r>
        <w:t>егистрация обращений граждан»</w:t>
      </w:r>
      <w:r w:rsidR="00561DD3">
        <w:t xml:space="preserve"> является создание обращений. Схема алгоритма создание обращений показана на рисунке 6.</w:t>
      </w:r>
    </w:p>
    <w:moveToRangeStart w:id="1595" w:author="kirill shustov" w:date="2019-05-24T11:38:00Z" w:name="move9590301"/>
    <w:p w:rsidR="00486858" w:rsidRDefault="006E46DD" w:rsidP="00486858">
      <w:pPr>
        <w:pStyle w:val="123"/>
      </w:pPr>
      <w:moveTo w:id="1596" w:author="kirill shustov" w:date="2019-05-24T11:38:00Z">
        <w:r>
          <w:object w:dxaOrig="25086" w:dyaOrig="14460">
            <v:shape id="_x0000_i1028" type="#_x0000_t75" style="width:455.05pt;height:302.4pt" o:ole="">
              <v:imagedata r:id="rId18" o:title=""/>
            </v:shape>
            <o:OLEObject Type="Embed" ProgID="Visio.Drawing.15" ShapeID="_x0000_i1028" DrawAspect="Content" ObjectID="_1632905620" r:id="rId19"/>
          </w:object>
        </w:r>
      </w:moveTo>
      <w:moveToRangeEnd w:id="1595"/>
    </w:p>
    <w:moveFromRangeStart w:id="1597" w:author="kirill shustov" w:date="2019-05-24T11:38:00Z" w:name="move9590301"/>
    <w:p w:rsidR="00486858" w:rsidRDefault="00E268D0">
      <w:pPr>
        <w:spacing w:after="0"/>
        <w:pPrChange w:id="1598" w:author="kirill shustov" w:date="2019-05-24T11:38:00Z">
          <w:pPr/>
        </w:pPrChange>
      </w:pPr>
      <w:moveFrom w:id="1599" w:author="kirill shustov" w:date="2019-05-24T11:38:00Z">
        <w:r w:rsidDel="00E268D0">
          <w:object w:dxaOrig="25087" w:dyaOrig="14460">
            <v:shape id="_x0000_i1029" type="#_x0000_t75" style="width:493.2pt;height:302.4pt" o:ole="">
              <v:imagedata r:id="rId20" o:title=""/>
            </v:shape>
            <o:OLEObject Type="Embed" ProgID="Visio.Drawing.15" ShapeID="_x0000_i1029" DrawAspect="Content" ObjectID="_1632905621" r:id="rId21"/>
          </w:object>
        </w:r>
      </w:moveFrom>
      <w:moveFromRangeEnd w:id="1597"/>
    </w:p>
    <w:p w:rsidR="00486858" w:rsidRDefault="00486858" w:rsidP="002A7540">
      <w:pPr>
        <w:pStyle w:val="123"/>
        <w:jc w:val="center"/>
      </w:pPr>
      <w:r>
        <w:t>Рисунок 6 - Схема алгоритма создание обращений</w:t>
      </w:r>
    </w:p>
    <w:p w:rsidR="002A7540" w:rsidRDefault="002A7540" w:rsidP="002A7540">
      <w:pPr>
        <w:pStyle w:val="123"/>
        <w:jc w:val="center"/>
      </w:pPr>
    </w:p>
    <w:p w:rsidR="00B315D0" w:rsidRDefault="00B315D0" w:rsidP="00486858">
      <w:pPr>
        <w:pStyle w:val="123"/>
      </w:pPr>
      <w:r>
        <w:t>Как видно из схемы, представленной на рисунке 6. Для создания обращения надо заполнить поля данными если все поля проходят проверку</w:t>
      </w:r>
      <w:r w:rsidR="00650DDB">
        <w:t>,</w:t>
      </w:r>
      <w:r>
        <w:t xml:space="preserve"> то обращение добавляется.</w:t>
      </w:r>
    </w:p>
    <w:p w:rsidR="00983A8A" w:rsidRPr="00983A8A" w:rsidRDefault="00983A8A" w:rsidP="00983A8A"/>
    <w:p w:rsidR="00983A8A" w:rsidRPr="00983A8A" w:rsidRDefault="00983A8A" w:rsidP="00983A8A"/>
    <w:p w:rsidR="00B315D0" w:rsidRDefault="00B315D0" w:rsidP="00B315D0">
      <w:pPr>
        <w:pStyle w:val="123"/>
        <w:spacing w:after="240"/>
      </w:pPr>
    </w:p>
    <w:p w:rsidR="00E97FC1" w:rsidRDefault="00E97FC1">
      <w:pPr>
        <w:pStyle w:val="222"/>
        <w:spacing w:after="120"/>
        <w:ind w:left="284" w:firstLine="680"/>
        <w:pPrChange w:id="1600" w:author="kirill shustov" w:date="2019-05-24T11:38:00Z">
          <w:pPr>
            <w:pStyle w:val="222"/>
            <w:spacing w:after="360"/>
            <w:ind w:left="284" w:firstLine="680"/>
          </w:pPr>
        </w:pPrChange>
      </w:pPr>
    </w:p>
    <w:p w:rsidR="00B315D0" w:rsidRPr="0010447C" w:rsidRDefault="00B315D0" w:rsidP="00467EDB">
      <w:pPr>
        <w:pStyle w:val="222"/>
        <w:spacing w:before="240"/>
        <w:ind w:left="284" w:firstLine="680"/>
      </w:pPr>
      <w:bookmarkStart w:id="1601" w:name="_Toc9618765"/>
      <w:r w:rsidRPr="0010447C">
        <w:t xml:space="preserve">2.4 </w:t>
      </w:r>
      <w:r w:rsidR="002A7540" w:rsidRPr="0010447C">
        <w:t>Р</w:t>
      </w:r>
      <w:r w:rsidRPr="0010447C">
        <w:t>уководство пользователя программного модуля «</w:t>
      </w:r>
      <w:ins w:id="1602" w:author="kirill shustov" w:date="2019-05-31T21:29:00Z">
        <w:r w:rsidR="00C10BB9">
          <w:t>Р</w:t>
        </w:r>
      </w:ins>
      <w:del w:id="1603" w:author="kirill shustov" w:date="2019-05-31T21:29:00Z">
        <w:r w:rsidRPr="0010447C" w:rsidDel="00C10BB9">
          <w:delText>р</w:delText>
        </w:r>
      </w:del>
      <w:r w:rsidRPr="0010447C">
        <w:t>егистрация</w:t>
      </w:r>
      <w:del w:id="1604" w:author="kirill shustov" w:date="2019-06-01T12:36:00Z">
        <w:r w:rsidRPr="0010447C" w:rsidDel="00EF2856">
          <w:delText xml:space="preserve"> </w:delText>
        </w:r>
      </w:del>
      <w:ins w:id="1605" w:author="kirill shustov" w:date="2019-06-01T12:36:00Z">
        <w:r w:rsidR="00EF2856">
          <w:t xml:space="preserve"> </w:t>
        </w:r>
      </w:ins>
      <w:ins w:id="1606" w:author="kirill shustov" w:date="2019-06-01T12:37:00Z">
        <w:r w:rsidR="00EF2856" w:rsidRPr="0010447C">
          <w:t>обращений граждан</w:t>
        </w:r>
      </w:ins>
      <w:del w:id="1607" w:author="kirill shustov" w:date="2019-06-01T12:36:00Z">
        <w:r w:rsidRPr="0010447C" w:rsidDel="00EF2856">
          <w:delText>обращений граждан</w:delText>
        </w:r>
      </w:del>
      <w:r w:rsidRPr="0010447C">
        <w:t>»</w:t>
      </w:r>
      <w:bookmarkEnd w:id="1601"/>
    </w:p>
    <w:p w:rsidR="00B315D0" w:rsidRDefault="0049379B" w:rsidP="00B315D0">
      <w:pPr>
        <w:pStyle w:val="123"/>
      </w:pPr>
      <w:r>
        <w:t>Программный модуль «</w:t>
      </w:r>
      <w:ins w:id="1608" w:author="кирилл" w:date="2019-06-01T18:09:00Z">
        <w:r w:rsidR="00CF2270">
          <w:t>Р</w:t>
        </w:r>
      </w:ins>
      <w:del w:id="1609" w:author="кирилл" w:date="2019-06-01T18:09:00Z">
        <w:r w:rsidDel="00CF2270">
          <w:delText>р</w:delText>
        </w:r>
      </w:del>
      <w:r>
        <w:t>егистрация обращений граждан</w:t>
      </w:r>
      <w:ins w:id="1610" w:author="kirill shustov" w:date="2019-05-24T19:22:00Z">
        <w:r w:rsidR="006F5FB6">
          <w:t>»</w:t>
        </w:r>
      </w:ins>
      <w:r>
        <w:t xml:space="preserve"> </w:t>
      </w:r>
      <w:del w:id="1611" w:author="kirill shustov" w:date="2019-05-24T19:22:00Z">
        <w:r w:rsidDel="006F5FB6">
          <w:delText>«</w:delText>
        </w:r>
      </w:del>
      <w:r>
        <w:t>состоит из восьми окно каждое из которых мы конкретно разберем</w:t>
      </w:r>
      <w:ins w:id="1612" w:author="kirill shustov" w:date="2019-06-01T12:36:00Z">
        <w:r w:rsidR="00EF2856">
          <w:t>.</w:t>
        </w:r>
      </w:ins>
    </w:p>
    <w:p w:rsidR="0049379B" w:rsidRDefault="0049379B" w:rsidP="00B315D0">
      <w:pPr>
        <w:pStyle w:val="123"/>
      </w:pPr>
      <w:r>
        <w:t xml:space="preserve">Первое окно «Вход». В данном окне можно зарегистрироваться специалисту, который будет работать в программе для этого надо нажать на кнопку </w:t>
      </w:r>
      <w:r>
        <w:lastRenderedPageBreak/>
        <w:t>«</w:t>
      </w:r>
      <w:ins w:id="1613" w:author="кирилл" w:date="2019-06-01T17:29:00Z">
        <w:r w:rsidR="00C92C28">
          <w:t>Р</w:t>
        </w:r>
      </w:ins>
      <w:del w:id="1614" w:author="кирилл" w:date="2019-06-01T17:29:00Z">
        <w:r w:rsidDel="00C92C28">
          <w:delText>р</w:delText>
        </w:r>
      </w:del>
      <w:r>
        <w:t xml:space="preserve">егистрация» и заполнить все поля. После заполнения всех полей станет активной кнопка </w:t>
      </w:r>
      <w:ins w:id="1615" w:author="kirill shustov" w:date="2019-05-24T19:23:00Z">
        <w:r w:rsidR="006F5FB6">
          <w:t>(</w:t>
        </w:r>
      </w:ins>
      <w:del w:id="1616" w:author="kirill shustov" w:date="2019-05-24T19:23:00Z">
        <w:r w:rsidDel="006F5FB6">
          <w:delText>«</w:delText>
        </w:r>
      </w:del>
      <w:r>
        <w:t>зарегистрироваться</w:t>
      </w:r>
      <w:ins w:id="1617" w:author="kirill shustov" w:date="2019-05-24T19:23:00Z">
        <w:r w:rsidR="006F5FB6">
          <w:t>)</w:t>
        </w:r>
      </w:ins>
      <w:del w:id="1618" w:author="kirill shustov" w:date="2019-05-24T19:23:00Z">
        <w:r w:rsidDel="006F5FB6">
          <w:delText>»</w:delText>
        </w:r>
      </w:del>
      <w:r>
        <w:t xml:space="preserve">. Если логин, который ввел специалист при регистрации не является уже использованным то программа выдаст сообщение об успешной регистрации. </w:t>
      </w:r>
      <w:r w:rsidR="00A56DFE">
        <w:t xml:space="preserve">Кнопка </w:t>
      </w:r>
      <w:ins w:id="1619" w:author="kirill shustov" w:date="2019-05-24T19:56:00Z">
        <w:r w:rsidR="006E46DD">
          <w:t>(</w:t>
        </w:r>
      </w:ins>
      <w:del w:id="1620" w:author="kirill shustov" w:date="2019-05-24T19:56:00Z">
        <w:r w:rsidR="00A56DFE" w:rsidDel="006E46DD">
          <w:delText>«</w:delText>
        </w:r>
      </w:del>
      <w:r w:rsidR="00A56DFE">
        <w:t>печать</w:t>
      </w:r>
      <w:ins w:id="1621" w:author="kirill shustov" w:date="2019-05-24T19:56:00Z">
        <w:r w:rsidR="006E46DD">
          <w:t>)</w:t>
        </w:r>
      </w:ins>
      <w:del w:id="1622" w:author="kirill shustov" w:date="2019-05-24T19:56:00Z">
        <w:r w:rsidR="00A56DFE" w:rsidDel="006E46DD">
          <w:delText>»</w:delText>
        </w:r>
      </w:del>
      <w:r w:rsidR="00A56DFE">
        <w:t xml:space="preserve"> предназначена для печати заявления для обращения. </w:t>
      </w:r>
      <w:r>
        <w:t>Вход в систему осуществляется в</w:t>
      </w:r>
      <w:r w:rsidR="00376F19">
        <w:t xml:space="preserve"> тоже окне</w:t>
      </w:r>
      <w:r>
        <w:t xml:space="preserve"> </w:t>
      </w:r>
      <w:r w:rsidR="00376F19">
        <w:t xml:space="preserve">группе </w:t>
      </w:r>
      <w:ins w:id="1623" w:author="kirill shustov" w:date="2019-05-24T19:56:00Z">
        <w:r w:rsidR="006E46DD">
          <w:t>(</w:t>
        </w:r>
      </w:ins>
      <w:del w:id="1624" w:author="kirill shustov" w:date="2019-05-24T19:56:00Z">
        <w:r w:rsidR="00376F19" w:rsidDel="006E46DD">
          <w:delText>«</w:delText>
        </w:r>
      </w:del>
      <w:r w:rsidR="00376F19">
        <w:t>вход в систему</w:t>
      </w:r>
      <w:ins w:id="1625" w:author="kirill shustov" w:date="2019-05-24T19:56:00Z">
        <w:r w:rsidR="006E46DD">
          <w:t>)</w:t>
        </w:r>
      </w:ins>
      <w:del w:id="1626" w:author="kirill shustov" w:date="2019-05-24T19:56:00Z">
        <w:r w:rsidR="00376F19" w:rsidDel="006E46DD">
          <w:delText>»</w:delText>
        </w:r>
      </w:del>
      <w:r w:rsidR="00376F19">
        <w:t xml:space="preserve"> введите логин и пароль при успешном вводе программа переходит в окно создания обращений. Окно «</w:t>
      </w:r>
      <w:ins w:id="1627" w:author="кирилл" w:date="2019-06-01T17:29:00Z">
        <w:r w:rsidR="00C92C28">
          <w:t>В</w:t>
        </w:r>
      </w:ins>
      <w:del w:id="1628" w:author="кирилл" w:date="2019-06-01T17:29:00Z">
        <w:r w:rsidR="00376F19" w:rsidDel="00C92C28">
          <w:delText>в</w:delText>
        </w:r>
      </w:del>
      <w:r w:rsidR="00376F19">
        <w:t>ход» представлено на рисунке 7.</w:t>
      </w:r>
    </w:p>
    <w:p w:rsidR="00376F19" w:rsidRDefault="00D95D13" w:rsidP="00B315D0">
      <w:pPr>
        <w:pStyle w:val="123"/>
      </w:pPr>
      <w:ins w:id="1629" w:author="kirill shustov" w:date="2019-05-24T10:40:00Z">
        <w:r>
          <w:rPr>
            <w:noProof/>
            <w:lang w:eastAsia="ru-RU"/>
          </w:rPr>
          <w:drawing>
            <wp:anchor distT="0" distB="0" distL="114300" distR="114300" simplePos="0" relativeHeight="251661312" behindDoc="1" locked="0" layoutInCell="1" allowOverlap="1" wp14:anchorId="4D031808" wp14:editId="0ABDCA98">
              <wp:simplePos x="0" y="0"/>
              <wp:positionH relativeFrom="column">
                <wp:posOffset>2579370</wp:posOffset>
              </wp:positionH>
              <wp:positionV relativeFrom="paragraph">
                <wp:posOffset>-635</wp:posOffset>
              </wp:positionV>
              <wp:extent cx="1935480" cy="3360420"/>
              <wp:effectExtent l="0" t="0" r="7620" b="0"/>
              <wp:wrapTight wrapText="bothSides">
                <wp:wrapPolygon edited="0">
                  <wp:start x="0" y="0"/>
                  <wp:lineTo x="0" y="21429"/>
                  <wp:lineTo x="21472" y="21429"/>
                  <wp:lineTo x="21472" y="0"/>
                  <wp:lineTo x="0" y="0"/>
                </wp:wrapPolygon>
              </wp:wrapTight>
              <wp:docPr id="9" name="Рисунок 9" descr="Вход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68420B7.tmp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5480" cy="3360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del w:id="1630" w:author="kirill shustov" w:date="2019-05-24T10:40:00Z">
        <w:r w:rsidR="00A56DFE" w:rsidDel="00D95D13">
          <w:rPr>
            <w:noProof/>
            <w:lang w:eastAsia="ru-RU"/>
          </w:rPr>
          <w:drawing>
            <wp:anchor distT="0" distB="0" distL="114300" distR="114300" simplePos="0" relativeHeight="251652096" behindDoc="1" locked="0" layoutInCell="1" allowOverlap="1" wp14:anchorId="2E11DAF9" wp14:editId="7E0A4D4F">
              <wp:simplePos x="0" y="0"/>
              <wp:positionH relativeFrom="column">
                <wp:posOffset>2404110</wp:posOffset>
              </wp:positionH>
              <wp:positionV relativeFrom="paragraph">
                <wp:posOffset>92710</wp:posOffset>
              </wp:positionV>
              <wp:extent cx="1958340" cy="3253740"/>
              <wp:effectExtent l="0" t="0" r="3810" b="3810"/>
              <wp:wrapTight wrapText="bothSides">
                <wp:wrapPolygon edited="0">
                  <wp:start x="0" y="0"/>
                  <wp:lineTo x="0" y="21499"/>
                  <wp:lineTo x="21432" y="21499"/>
                  <wp:lineTo x="21432" y="0"/>
                  <wp:lineTo x="0" y="0"/>
                </wp:wrapPolygon>
              </wp:wrapTight>
              <wp:docPr id="19" name="Рисунок 19" descr="Вход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17013A9.tmp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8340" cy="3253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V relativeFrom="margin">
                <wp14:pctHeight>0</wp14:pctHeight>
              </wp14:sizeRelV>
            </wp:anchor>
          </w:drawing>
        </w:r>
      </w:del>
    </w:p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376F19"/>
    <w:p w:rsidR="00376F19" w:rsidRPr="00376F19" w:rsidRDefault="00376F19" w:rsidP="00A56DFE">
      <w:pPr>
        <w:spacing w:after="600"/>
      </w:pPr>
    </w:p>
    <w:p w:rsidR="00376F19" w:rsidRDefault="00376F19" w:rsidP="00650DDB">
      <w:pPr>
        <w:pStyle w:val="123"/>
        <w:jc w:val="center"/>
      </w:pPr>
      <w:r>
        <w:t>Рисунок 7 – Внешний вид окна «</w:t>
      </w:r>
      <w:ins w:id="1631" w:author="kirill shustov" w:date="2019-05-31T21:29:00Z">
        <w:r w:rsidR="00C10BB9">
          <w:t>В</w:t>
        </w:r>
      </w:ins>
      <w:del w:id="1632" w:author="kirill shustov" w:date="2019-05-31T21:29:00Z">
        <w:r w:rsidDel="00C10BB9">
          <w:delText>в</w:delText>
        </w:r>
      </w:del>
      <w:r>
        <w:t>ход»</w:t>
      </w:r>
    </w:p>
    <w:p w:rsidR="00376F19" w:rsidRDefault="00376F19" w:rsidP="00376F19">
      <w:pPr>
        <w:pStyle w:val="123"/>
      </w:pPr>
    </w:p>
    <w:p w:rsidR="00376F19" w:rsidRDefault="00376F19" w:rsidP="00376F19">
      <w:pPr>
        <w:pStyle w:val="123"/>
        <w:spacing w:after="240"/>
      </w:pPr>
    </w:p>
    <w:p w:rsidR="00E97FC1" w:rsidRDefault="00E97FC1">
      <w:pPr>
        <w:pStyle w:val="123"/>
        <w:spacing w:after="120"/>
        <w:pPrChange w:id="1633" w:author="kirill shustov" w:date="2019-05-24T11:38:00Z">
          <w:pPr>
            <w:pStyle w:val="123"/>
            <w:spacing w:after="260"/>
          </w:pPr>
        </w:pPrChange>
      </w:pPr>
    </w:p>
    <w:p w:rsidR="00A56DFE" w:rsidRDefault="00376F19" w:rsidP="00A56DFE">
      <w:pPr>
        <w:pStyle w:val="123"/>
      </w:pPr>
      <w:r>
        <w:t>Окно «Восстановление логина или пароля». Войти в окно можно через окно «</w:t>
      </w:r>
      <w:ins w:id="1634" w:author="кирилл" w:date="2019-06-01T18:11:00Z">
        <w:r w:rsidR="00CF2270">
          <w:t>В</w:t>
        </w:r>
      </w:ins>
      <w:del w:id="1635" w:author="кирилл" w:date="2019-06-01T18:11:00Z">
        <w:r w:rsidDel="00CF2270">
          <w:delText>в</w:delText>
        </w:r>
      </w:del>
      <w:r>
        <w:t>ход» при нажатии ссылки после группы</w:t>
      </w:r>
      <w:ins w:id="1636" w:author="kirill shustov" w:date="2019-05-24T19:23:00Z">
        <w:r w:rsidR="006F5FB6">
          <w:t xml:space="preserve"> (</w:t>
        </w:r>
      </w:ins>
      <w:del w:id="1637" w:author="kirill shustov" w:date="2019-05-24T19:23:00Z">
        <w:r w:rsidDel="006F5FB6">
          <w:delText xml:space="preserve"> «</w:delText>
        </w:r>
      </w:del>
      <w:r>
        <w:t>вход в систему</w:t>
      </w:r>
      <w:ins w:id="1638" w:author="kirill shustov" w:date="2019-05-24T19:23:00Z">
        <w:r w:rsidR="006F5FB6">
          <w:t>)</w:t>
        </w:r>
      </w:ins>
      <w:del w:id="1639" w:author="kirill shustov" w:date="2019-05-24T19:23:00Z">
        <w:r w:rsidDel="006F5FB6">
          <w:delText>»</w:delText>
        </w:r>
      </w:del>
      <w:r>
        <w:t>. В данном окне можно восстановить свой логин и пароль</w:t>
      </w:r>
      <w:r w:rsidR="00A56DFE">
        <w:t xml:space="preserve"> введя данные в соответствующие поля при нажатии кнопки </w:t>
      </w:r>
      <w:ins w:id="1640" w:author="kirill shustov" w:date="2019-05-24T19:23:00Z">
        <w:r w:rsidR="006F5FB6">
          <w:t>(</w:t>
        </w:r>
      </w:ins>
      <w:del w:id="1641" w:author="kirill shustov" w:date="2019-05-24T19:23:00Z">
        <w:r w:rsidR="00A56DFE" w:rsidDel="006F5FB6">
          <w:delText>«</w:delText>
        </w:r>
      </w:del>
      <w:r w:rsidR="00A56DFE">
        <w:t>восстановить</w:t>
      </w:r>
      <w:ins w:id="1642" w:author="kirill shustov" w:date="2019-05-24T19:23:00Z">
        <w:r w:rsidR="006F5FB6">
          <w:t>)</w:t>
        </w:r>
      </w:ins>
      <w:del w:id="1643" w:author="kirill shustov" w:date="2019-05-24T19:23:00Z">
        <w:r w:rsidR="00A56DFE" w:rsidDel="006F5FB6">
          <w:delText>»</w:delText>
        </w:r>
      </w:del>
      <w:r w:rsidR="00A56DFE">
        <w:t xml:space="preserve"> выдает логин или пароль в зависимости от того сто вы хотите восстановить. Окно «</w:t>
      </w:r>
      <w:ins w:id="1644" w:author="kirill shustov" w:date="2019-05-31T21:31:00Z">
        <w:r w:rsidR="00C10BB9">
          <w:t>В</w:t>
        </w:r>
      </w:ins>
      <w:del w:id="1645" w:author="kirill shustov" w:date="2019-05-31T21:30:00Z">
        <w:r w:rsidR="00A56DFE" w:rsidDel="00C10BB9">
          <w:delText>в</w:delText>
        </w:r>
      </w:del>
      <w:r w:rsidR="00A56DFE">
        <w:t>осстановление логина или пароля» представлено на рисунке 8.</w:t>
      </w:r>
    </w:p>
    <w:p w:rsidR="00A56DFE" w:rsidRDefault="009F39E0" w:rsidP="00A56DFE">
      <w:pPr>
        <w:pStyle w:val="123"/>
      </w:pPr>
      <w:ins w:id="1646" w:author="kirill shustov" w:date="2019-05-24T18:11:00Z">
        <w:r>
          <w:rPr>
            <w:noProof/>
            <w:lang w:eastAsia="ru-RU"/>
          </w:rPr>
          <w:lastRenderedPageBreak/>
          <w:drawing>
            <wp:anchor distT="0" distB="0" distL="114300" distR="114300" simplePos="0" relativeHeight="251662336" behindDoc="0" locked="0" layoutInCell="1" allowOverlap="1" wp14:anchorId="6C44BB25" wp14:editId="23CC6691">
              <wp:simplePos x="0" y="0"/>
              <wp:positionH relativeFrom="column">
                <wp:posOffset>2228850</wp:posOffset>
              </wp:positionH>
              <wp:positionV relativeFrom="paragraph">
                <wp:posOffset>95885</wp:posOffset>
              </wp:positionV>
              <wp:extent cx="2415540" cy="2964180"/>
              <wp:effectExtent l="0" t="0" r="3810" b="7620"/>
              <wp:wrapSquare wrapText="bothSides"/>
              <wp:docPr id="36" name="Рисунок 36" descr="Восстановление логина или пароля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A7C99C4.tmp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5540" cy="296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del w:id="1647" w:author="kirill shustov" w:date="2019-05-24T18:11:00Z">
        <w:r w:rsidR="00A56DFE" w:rsidDel="009F39E0">
          <w:rPr>
            <w:noProof/>
            <w:lang w:eastAsia="ru-RU"/>
          </w:rPr>
          <w:drawing>
            <wp:anchor distT="0" distB="0" distL="114300" distR="114300" simplePos="0" relativeHeight="251653120" behindDoc="1" locked="0" layoutInCell="1" allowOverlap="1" wp14:anchorId="73878058" wp14:editId="3053AE99">
              <wp:simplePos x="0" y="0"/>
              <wp:positionH relativeFrom="column">
                <wp:posOffset>2145030</wp:posOffset>
              </wp:positionH>
              <wp:positionV relativeFrom="paragraph">
                <wp:posOffset>133985</wp:posOffset>
              </wp:positionV>
              <wp:extent cx="2415749" cy="2964437"/>
              <wp:effectExtent l="0" t="0" r="3810" b="7620"/>
              <wp:wrapTight wrapText="bothSides">
                <wp:wrapPolygon edited="0">
                  <wp:start x="0" y="0"/>
                  <wp:lineTo x="0" y="21517"/>
                  <wp:lineTo x="21464" y="21517"/>
                  <wp:lineTo x="21464" y="0"/>
                  <wp:lineTo x="0" y="0"/>
                </wp:wrapPolygon>
              </wp:wrapTight>
              <wp:docPr id="27" name="Рисунок 27" descr="Восстановление логина или пароля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1706AE8.tmp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5749" cy="29644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Pr="00A56DFE" w:rsidRDefault="00A56DFE" w:rsidP="00A56DFE"/>
    <w:p w:rsidR="00A56DFE" w:rsidRDefault="00A56DFE" w:rsidP="00A56DFE">
      <w:pPr>
        <w:spacing w:after="360"/>
        <w:rPr>
          <w:rFonts w:ascii="Times New Roman" w:hAnsi="Times New Roman" w:cs="Times New Roman"/>
          <w:sz w:val="28"/>
          <w:szCs w:val="28"/>
        </w:rPr>
      </w:pPr>
    </w:p>
    <w:p w:rsidR="00A56DFE" w:rsidRDefault="00A56DFE" w:rsidP="00650DDB">
      <w:pPr>
        <w:pStyle w:val="123"/>
        <w:spacing w:after="360"/>
        <w:jc w:val="center"/>
      </w:pPr>
      <w:r>
        <w:t xml:space="preserve">Рисунок 8 – </w:t>
      </w:r>
      <w:ins w:id="1648" w:author="kirill shustov" w:date="2019-05-31T21:31:00Z">
        <w:r w:rsidR="00C10BB9">
          <w:t>Д</w:t>
        </w:r>
      </w:ins>
      <w:del w:id="1649" w:author="kirill shustov" w:date="2019-05-31T21:31:00Z">
        <w:r w:rsidDel="00C10BB9">
          <w:delText>д</w:delText>
        </w:r>
      </w:del>
      <w:r>
        <w:t>изайн окна «</w:t>
      </w:r>
      <w:ins w:id="1650" w:author="kirill shustov" w:date="2019-05-31T21:31:00Z">
        <w:r w:rsidR="00C10BB9">
          <w:t>В</w:t>
        </w:r>
      </w:ins>
      <w:del w:id="1651" w:author="kirill shustov" w:date="2019-05-31T21:31:00Z">
        <w:r w:rsidDel="00C10BB9">
          <w:delText>в</w:delText>
        </w:r>
      </w:del>
      <w:r>
        <w:t>осстановление логина или пароля»</w:t>
      </w:r>
    </w:p>
    <w:p w:rsidR="005A46D1" w:rsidRDefault="005A46D1" w:rsidP="00A56DFE">
      <w:pPr>
        <w:pStyle w:val="123"/>
      </w:pPr>
      <w:r>
        <w:t>Окно «</w:t>
      </w:r>
      <w:ins w:id="1652" w:author="kirill shustov" w:date="2019-05-31T21:31:00Z">
        <w:r w:rsidR="00C10BB9">
          <w:t>Р</w:t>
        </w:r>
      </w:ins>
      <w:del w:id="1653" w:author="kirill shustov" w:date="2019-05-31T21:31:00Z">
        <w:r w:rsidDel="00C10BB9">
          <w:delText>р</w:delText>
        </w:r>
      </w:del>
      <w:r>
        <w:t>егистрация обращений граждан» является главным окном для программного модуля «</w:t>
      </w:r>
      <w:ins w:id="1654" w:author="kirill shustov" w:date="2019-05-31T21:31:00Z">
        <w:r w:rsidR="00C10BB9">
          <w:t>Р</w:t>
        </w:r>
      </w:ins>
      <w:del w:id="1655" w:author="kirill shustov" w:date="2019-05-31T21:31:00Z">
        <w:r w:rsidDel="00C10BB9">
          <w:delText>р</w:delText>
        </w:r>
      </w:del>
      <w:r>
        <w:t>егистрация обращений граждан». В данном окне создаются обращения. При заполнении обязательных полей становится активной кнопка «</w:t>
      </w:r>
      <w:ins w:id="1656" w:author="kirill shustov" w:date="2019-05-31T21:31:00Z">
        <w:r w:rsidR="00C10BB9">
          <w:t>С</w:t>
        </w:r>
      </w:ins>
      <w:del w:id="1657" w:author="kirill shustov" w:date="2019-05-31T21:31:00Z">
        <w:r w:rsidDel="00C10BB9">
          <w:delText>с</w:delText>
        </w:r>
      </w:del>
      <w:r>
        <w:t>оздать обращение» при правильном заполнении полей программа выдает сообщение успешного создания обращений.</w:t>
      </w:r>
      <w:r w:rsidR="00304DC3">
        <w:t xml:space="preserve"> Поля в группе </w:t>
      </w:r>
      <w:ins w:id="1658" w:author="kirill shustov" w:date="2019-05-24T19:23:00Z">
        <w:r w:rsidR="006F5FB6">
          <w:t>(</w:t>
        </w:r>
      </w:ins>
      <w:del w:id="1659" w:author="kirill shustov" w:date="2019-05-24T19:23:00Z">
        <w:r w:rsidR="00304DC3" w:rsidDel="006F5FB6">
          <w:delText>«</w:delText>
        </w:r>
      </w:del>
      <w:r w:rsidR="00304DC3">
        <w:t>клиент</w:t>
      </w:r>
      <w:ins w:id="1660" w:author="kirill shustov" w:date="2019-05-24T19:23:00Z">
        <w:r w:rsidR="006F5FB6">
          <w:t>)</w:t>
        </w:r>
      </w:ins>
      <w:del w:id="1661" w:author="kirill shustov" w:date="2019-05-24T19:23:00Z">
        <w:r w:rsidR="00304DC3" w:rsidDel="006F5FB6">
          <w:delText>»</w:delText>
        </w:r>
      </w:del>
      <w:r w:rsidR="00304DC3">
        <w:t xml:space="preserve"> могут быть пустыми ели обращение анонимное. При нажатии на панели инструментов кнопки </w:t>
      </w:r>
      <w:ins w:id="1662" w:author="kirill shustov" w:date="2019-05-24T19:23:00Z">
        <w:r w:rsidR="006F5FB6">
          <w:t>(</w:t>
        </w:r>
      </w:ins>
      <w:del w:id="1663" w:author="kirill shustov" w:date="2019-05-24T19:23:00Z">
        <w:r w:rsidR="00304DC3" w:rsidDel="006F5FB6">
          <w:delText>«</w:delText>
        </w:r>
      </w:del>
      <w:r w:rsidR="00304DC3">
        <w:t>создать обращение</w:t>
      </w:r>
      <w:ins w:id="1664" w:author="kirill shustov" w:date="2019-05-24T19:23:00Z">
        <w:r w:rsidR="006F5FB6">
          <w:t>)</w:t>
        </w:r>
      </w:ins>
      <w:del w:id="1665" w:author="kirill shustov" w:date="2019-05-24T19:23:00Z">
        <w:r w:rsidR="00304DC3" w:rsidDel="006F5FB6">
          <w:delText>»</w:delText>
        </w:r>
      </w:del>
      <w:r w:rsidR="00304DC3">
        <w:t xml:space="preserve"> или в контекстном меню (правая кнопка мыши) отчешет все поля для создания нового обращения. Окно «</w:t>
      </w:r>
      <w:ins w:id="1666" w:author="kirill shustov" w:date="2019-05-31T21:31:00Z">
        <w:r w:rsidR="00C10BB9">
          <w:t>Р</w:t>
        </w:r>
      </w:ins>
      <w:del w:id="1667" w:author="kirill shustov" w:date="2019-05-31T21:31:00Z">
        <w:r w:rsidR="00304DC3" w:rsidDel="00C10BB9">
          <w:delText>р</w:delText>
        </w:r>
      </w:del>
      <w:r w:rsidR="00304DC3">
        <w:t>егистрация обращений граждан» представлена на рисунке 9.</w:t>
      </w:r>
    </w:p>
    <w:p w:rsidR="00304DC3" w:rsidRDefault="00304DC3" w:rsidP="00A56DFE">
      <w:pPr>
        <w:pStyle w:val="123"/>
      </w:pPr>
    </w:p>
    <w:p w:rsidR="00304DC3" w:rsidRDefault="009F39E0" w:rsidP="00304DC3">
      <w:pPr>
        <w:pStyle w:val="123"/>
        <w:spacing w:after="240"/>
        <w:ind w:left="0" w:firstLine="0"/>
      </w:pPr>
      <w:ins w:id="1668" w:author="kirill shustov" w:date="2019-05-24T18:14:00Z">
        <w:r>
          <w:rPr>
            <w:noProof/>
            <w:lang w:eastAsia="ru-RU"/>
          </w:rPr>
          <w:drawing>
            <wp:anchor distT="0" distB="0" distL="114300" distR="114300" simplePos="0" relativeHeight="251663360" behindDoc="1" locked="0" layoutInCell="1" allowOverlap="1" wp14:anchorId="155DFC86" wp14:editId="51AD6B75">
              <wp:simplePos x="0" y="0"/>
              <wp:positionH relativeFrom="column">
                <wp:posOffset>407670</wp:posOffset>
              </wp:positionH>
              <wp:positionV relativeFrom="paragraph">
                <wp:posOffset>406400</wp:posOffset>
              </wp:positionV>
              <wp:extent cx="5859780" cy="3215640"/>
              <wp:effectExtent l="0" t="0" r="7620" b="3810"/>
              <wp:wrapTight wrapText="bothSides">
                <wp:wrapPolygon edited="0">
                  <wp:start x="0" y="0"/>
                  <wp:lineTo x="0" y="21498"/>
                  <wp:lineTo x="21558" y="21498"/>
                  <wp:lineTo x="21558" y="0"/>
                  <wp:lineTo x="0" y="0"/>
                </wp:wrapPolygon>
              </wp:wrapTight>
              <wp:docPr id="38" name="Рисунок 38" descr="Регистрация обращений граждан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A7C2CB5.tmp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9780" cy="3215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del w:id="1669" w:author="kirill shustov" w:date="2019-05-24T18:14:00Z">
        <w:r w:rsidR="00304DC3" w:rsidDel="009F39E0">
          <w:rPr>
            <w:noProof/>
            <w:lang w:eastAsia="ru-RU"/>
          </w:rPr>
          <w:drawing>
            <wp:anchor distT="0" distB="0" distL="114300" distR="114300" simplePos="0" relativeHeight="251651072" behindDoc="1" locked="0" layoutInCell="1" allowOverlap="1" wp14:anchorId="05004BFD" wp14:editId="776FCC46">
              <wp:simplePos x="0" y="0"/>
              <wp:positionH relativeFrom="column">
                <wp:posOffset>217170</wp:posOffset>
              </wp:positionH>
              <wp:positionV relativeFrom="paragraph">
                <wp:posOffset>459740</wp:posOffset>
              </wp:positionV>
              <wp:extent cx="6332220" cy="3147060"/>
              <wp:effectExtent l="0" t="0" r="0" b="0"/>
              <wp:wrapTight wrapText="bothSides">
                <wp:wrapPolygon edited="0">
                  <wp:start x="0" y="0"/>
                  <wp:lineTo x="0" y="21443"/>
                  <wp:lineTo x="21509" y="21443"/>
                  <wp:lineTo x="21509" y="0"/>
                  <wp:lineTo x="0" y="0"/>
                </wp:wrapPolygon>
              </wp:wrapTight>
              <wp:docPr id="28" name="Рисунок 28" descr="Регистрация обращений граждан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170A25B.tmp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32220" cy="3147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:rsidR="00304DC3" w:rsidRDefault="00304DC3">
      <w:pPr>
        <w:pStyle w:val="123"/>
        <w:spacing w:after="360"/>
        <w:jc w:val="center"/>
        <w:pPrChange w:id="1670" w:author="kirill shustov" w:date="2019-05-24T18:32:00Z">
          <w:pPr>
            <w:pStyle w:val="123"/>
            <w:spacing w:after="360"/>
          </w:pPr>
        </w:pPrChange>
      </w:pPr>
      <w:r>
        <w:lastRenderedPageBreak/>
        <w:t>Рисунок 9 – Дизайн окна «</w:t>
      </w:r>
      <w:ins w:id="1671" w:author="kirill shustov" w:date="2019-05-31T21:32:00Z">
        <w:r w:rsidR="00C10BB9">
          <w:t>Р</w:t>
        </w:r>
      </w:ins>
      <w:del w:id="1672" w:author="kirill shustov" w:date="2019-05-31T21:32:00Z">
        <w:r w:rsidDel="00C10BB9">
          <w:delText>р</w:delText>
        </w:r>
      </w:del>
      <w:r>
        <w:t>егистрация обращений граждан»</w:t>
      </w:r>
    </w:p>
    <w:p w:rsidR="00304DC3" w:rsidRDefault="00091E58" w:rsidP="00091E58">
      <w:pPr>
        <w:pStyle w:val="123"/>
        <w:spacing w:after="240"/>
      </w:pPr>
      <w:r>
        <w:rPr>
          <w:noProof/>
          <w:lang w:eastAsia="ru-RU"/>
        </w:rPr>
        <w:drawing>
          <wp:anchor distT="0" distB="0" distL="114300" distR="114300" simplePos="0" relativeHeight="251655168" behindDoc="1" locked="0" layoutInCell="1" allowOverlap="1" wp14:anchorId="16FC8F72" wp14:editId="7217BF2F">
            <wp:simplePos x="0" y="0"/>
            <wp:positionH relativeFrom="column">
              <wp:posOffset>171450</wp:posOffset>
            </wp:positionH>
            <wp:positionV relativeFrom="paragraph">
              <wp:posOffset>1536065</wp:posOffset>
            </wp:positionV>
            <wp:extent cx="6278880" cy="1638300"/>
            <wp:effectExtent l="0" t="0" r="7620" b="0"/>
            <wp:wrapTight wrapText="bothSides">
              <wp:wrapPolygon edited="0">
                <wp:start x="0" y="0"/>
                <wp:lineTo x="0" y="21349"/>
                <wp:lineTo x="21561" y="21349"/>
                <wp:lineTo x="21561" y="0"/>
                <wp:lineTo x="0" y="0"/>
              </wp:wrapPolygon>
            </wp:wrapTight>
            <wp:docPr id="29" name="Рисунок 29" descr="Обра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70A18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DC3">
        <w:t>Окно «</w:t>
      </w:r>
      <w:ins w:id="1673" w:author="kirill shustov" w:date="2019-05-31T21:32:00Z">
        <w:r w:rsidR="00C10BB9">
          <w:t>О</w:t>
        </w:r>
      </w:ins>
      <w:del w:id="1674" w:author="kirill shustov" w:date="2019-05-31T21:32:00Z">
        <w:r w:rsidR="00304DC3" w:rsidDel="00C10BB9">
          <w:delText>о</w:delText>
        </w:r>
      </w:del>
      <w:r w:rsidR="00304DC3">
        <w:t>бращение» можно открыть через кнопку в панели инструментов или контекстном меню (правая кнопка мыши).</w:t>
      </w:r>
      <w:r>
        <w:t>В данном окне можно просматривать все обращения которые есть в базе данных а также можно их сортировать для быстрого нахождения нужного обращения. Окно «</w:t>
      </w:r>
      <w:ins w:id="1675" w:author="kirill shustov" w:date="2019-05-31T21:32:00Z">
        <w:r w:rsidR="00C10BB9">
          <w:t>О</w:t>
        </w:r>
      </w:ins>
      <w:del w:id="1676" w:author="kirill shustov" w:date="2019-05-31T21:32:00Z">
        <w:r w:rsidDel="00C10BB9">
          <w:delText>о</w:delText>
        </w:r>
      </w:del>
      <w:r>
        <w:t>бращение» представлено на рисунке 10.</w:t>
      </w:r>
    </w:p>
    <w:p w:rsidR="00091E58" w:rsidRDefault="00091E58">
      <w:pPr>
        <w:pStyle w:val="123"/>
        <w:spacing w:after="240"/>
        <w:jc w:val="center"/>
        <w:pPrChange w:id="1677" w:author="kirill shustov" w:date="2019-05-24T18:32:00Z">
          <w:pPr>
            <w:pStyle w:val="123"/>
            <w:spacing w:after="240"/>
          </w:pPr>
        </w:pPrChange>
      </w:pPr>
      <w:r>
        <w:t>Рисунок 10 – Дизайн окна «</w:t>
      </w:r>
      <w:ins w:id="1678" w:author="kirill shustov" w:date="2019-05-31T21:32:00Z">
        <w:r w:rsidR="00C10BB9">
          <w:t>О</w:t>
        </w:r>
      </w:ins>
      <w:del w:id="1679" w:author="kirill shustov" w:date="2019-05-31T21:32:00Z">
        <w:r w:rsidDel="00C10BB9">
          <w:delText>о</w:delText>
        </w:r>
      </w:del>
      <w:r>
        <w:t>бращение»</w:t>
      </w:r>
    </w:p>
    <w:p w:rsidR="009E2B27" w:rsidRDefault="009E2B27" w:rsidP="00A56DFE">
      <w:pPr>
        <w:pStyle w:val="123"/>
      </w:pPr>
      <w:r>
        <w:t xml:space="preserve">Окно «Повторное обращение» можно открыть через кнопку в панели инструментов или контекстном меню (правая кнопка мыши). В данном окне можно найти все повторные обращения и отсортировать их для быстрого </w:t>
      </w:r>
    </w:p>
    <w:p w:rsidR="009E2B27" w:rsidRDefault="009E2B27" w:rsidP="00A56DFE">
      <w:pPr>
        <w:pStyle w:val="123"/>
      </w:pPr>
    </w:p>
    <w:p w:rsidR="009E2B27" w:rsidRDefault="009E2B27" w:rsidP="009E2B27">
      <w:pPr>
        <w:pStyle w:val="123"/>
        <w:spacing w:after="240"/>
      </w:pPr>
    </w:p>
    <w:p w:rsidR="009E2B27" w:rsidRDefault="009E2B27" w:rsidP="009E2B27">
      <w:pPr>
        <w:pStyle w:val="123"/>
        <w:spacing w:after="240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 wp14:anchorId="140E65D0" wp14:editId="07649A3B">
            <wp:simplePos x="0" y="0"/>
            <wp:positionH relativeFrom="column">
              <wp:posOffset>171450</wp:posOffset>
            </wp:positionH>
            <wp:positionV relativeFrom="paragraph">
              <wp:posOffset>457835</wp:posOffset>
            </wp:positionV>
            <wp:extent cx="6278880" cy="1668780"/>
            <wp:effectExtent l="0" t="0" r="7620" b="7620"/>
            <wp:wrapTight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ight>
            <wp:docPr id="30" name="Рисунок 30" descr="Повторное обра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07CF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нахождения данных.</w:t>
      </w:r>
      <w:r w:rsidRPr="009E2B27">
        <w:t xml:space="preserve"> </w:t>
      </w:r>
      <w:r>
        <w:t>Окно «Повторное обращение» представлено на рисунке 11.</w:t>
      </w:r>
    </w:p>
    <w:p w:rsidR="009E2B27" w:rsidRDefault="009E2B27" w:rsidP="00650DDB">
      <w:pPr>
        <w:pStyle w:val="123"/>
        <w:spacing w:after="360"/>
        <w:jc w:val="center"/>
      </w:pPr>
      <w:r>
        <w:t>Рисунок 11 – Дизайн окна «</w:t>
      </w:r>
      <w:ins w:id="1680" w:author="kirill shustov" w:date="2019-05-31T21:32:00Z">
        <w:r w:rsidR="00C10BB9">
          <w:t>П</w:t>
        </w:r>
      </w:ins>
      <w:del w:id="1681" w:author="kirill shustov" w:date="2019-05-31T21:32:00Z">
        <w:r w:rsidDel="00C10BB9">
          <w:delText>п</w:delText>
        </w:r>
      </w:del>
      <w:r>
        <w:t>овторное обращение»</w:t>
      </w:r>
    </w:p>
    <w:p w:rsidR="009E2B27" w:rsidRDefault="00CA751C">
      <w:pPr>
        <w:pStyle w:val="123"/>
        <w:spacing w:after="120"/>
        <w:pPrChange w:id="1682" w:author="kirill shustov" w:date="2019-05-31T21:33:00Z">
          <w:pPr>
            <w:pStyle w:val="123"/>
          </w:pPr>
        </w:pPrChange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97D8FB8" wp14:editId="20FF47DC">
            <wp:simplePos x="0" y="0"/>
            <wp:positionH relativeFrom="column">
              <wp:posOffset>171450</wp:posOffset>
            </wp:positionH>
            <wp:positionV relativeFrom="paragraph">
              <wp:posOffset>1905635</wp:posOffset>
            </wp:positionV>
            <wp:extent cx="6278880" cy="2567940"/>
            <wp:effectExtent l="0" t="0" r="7620" b="3810"/>
            <wp:wrapTight wrapText="bothSides">
              <wp:wrapPolygon edited="0">
                <wp:start x="0" y="0"/>
                <wp:lineTo x="0" y="21472"/>
                <wp:lineTo x="21561" y="21472"/>
                <wp:lineTo x="21561" y="0"/>
                <wp:lineTo x="0" y="0"/>
              </wp:wrapPolygon>
            </wp:wrapTight>
            <wp:docPr id="31" name="Рисунок 31" descr="Граждан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706D1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Окно «</w:t>
      </w:r>
      <w:ins w:id="1683" w:author="kirill shustov" w:date="2019-05-31T21:33:00Z">
        <w:r w:rsidR="00C10BB9">
          <w:t>Г</w:t>
        </w:r>
      </w:ins>
      <w:del w:id="1684" w:author="kirill shustov" w:date="2019-05-31T21:33:00Z">
        <w:r w:rsidDel="00C10BB9">
          <w:delText>г</w:delText>
        </w:r>
      </w:del>
      <w:r>
        <w:t>ражданин»</w:t>
      </w:r>
      <w:r w:rsidRPr="00CA751C">
        <w:t xml:space="preserve"> </w:t>
      </w:r>
      <w:r>
        <w:t xml:space="preserve">можно открыть через кнопку в панели инструментов или контекстном меню (правая кнопка мыши). В данном окне можно найти всех граждан, подающих обращение. Возможна сортировка для быстрого поиска. При выделении гражданина в таблице выводят все обращения, которые он делал в </w:t>
      </w:r>
      <w:del w:id="1685" w:author="kirill shustov" w:date="2019-05-24T19:24:00Z">
        <w:r w:rsidDel="0019527F">
          <w:delText>нижню</w:delText>
        </w:r>
      </w:del>
      <w:ins w:id="1686" w:author="kirill shustov" w:date="2019-05-24T19:24:00Z">
        <w:r w:rsidR="0019527F">
          <w:t>нижнюю</w:t>
        </w:r>
      </w:ins>
      <w:del w:id="1687" w:author="kirill shustov" w:date="2019-05-24T19:24:00Z">
        <w:r w:rsidDel="0019527F">
          <w:delText>ю</w:delText>
        </w:r>
      </w:del>
      <w:r>
        <w:t xml:space="preserve"> таблицу по названием «</w:t>
      </w:r>
      <w:ins w:id="1688" w:author="kirill shustov" w:date="2019-05-31T21:33:00Z">
        <w:r w:rsidR="00C10BB9">
          <w:t>О</w:t>
        </w:r>
      </w:ins>
      <w:del w:id="1689" w:author="kirill shustov" w:date="2019-05-31T21:32:00Z">
        <w:r w:rsidDel="00C10BB9">
          <w:delText>о</w:delText>
        </w:r>
      </w:del>
      <w:r>
        <w:t>бращение клиента». Окно «</w:t>
      </w:r>
      <w:ins w:id="1690" w:author="kirill shustov" w:date="2019-05-31T21:33:00Z">
        <w:r w:rsidR="00C10BB9">
          <w:t>О</w:t>
        </w:r>
      </w:ins>
      <w:del w:id="1691" w:author="kirill shustov" w:date="2019-05-31T21:33:00Z">
        <w:r w:rsidDel="00C10BB9">
          <w:delText>о</w:delText>
        </w:r>
      </w:del>
      <w:r>
        <w:t>бращение» показано на рисунке 12.</w:t>
      </w:r>
    </w:p>
    <w:p w:rsidR="00CA751C" w:rsidRDefault="00CA751C" w:rsidP="00650DDB">
      <w:pPr>
        <w:pStyle w:val="123"/>
        <w:jc w:val="center"/>
      </w:pPr>
      <w:r>
        <w:t>Рисунок 12 – Дизайн окна «</w:t>
      </w:r>
      <w:ins w:id="1692" w:author="kirill shustov" w:date="2019-05-31T21:34:00Z">
        <w:r w:rsidR="00C10BB9">
          <w:t>Г</w:t>
        </w:r>
      </w:ins>
      <w:ins w:id="1693" w:author="kirill shustov" w:date="2019-05-24T11:27:00Z">
        <w:r w:rsidR="004A5CC3">
          <w:t>ражданин</w:t>
        </w:r>
      </w:ins>
      <w:del w:id="1694" w:author="kirill shustov" w:date="2019-05-24T11:27:00Z">
        <w:r w:rsidDel="004A5CC3">
          <w:delText>клиент</w:delText>
        </w:r>
      </w:del>
      <w:r>
        <w:t>»</w:t>
      </w:r>
    </w:p>
    <w:p w:rsidR="00E268D0" w:rsidRDefault="00E268D0" w:rsidP="00E268D0">
      <w:pPr>
        <w:pStyle w:val="123"/>
        <w:spacing w:after="480"/>
        <w:rPr>
          <w:ins w:id="1695" w:author="kirill shustov" w:date="2019-05-24T11:39:00Z"/>
        </w:rPr>
      </w:pPr>
    </w:p>
    <w:p w:rsidR="00E268D0" w:rsidRDefault="00E268D0" w:rsidP="00E268D0">
      <w:pPr>
        <w:pStyle w:val="123"/>
        <w:spacing w:after="480"/>
        <w:rPr>
          <w:ins w:id="1696" w:author="kirill shustov" w:date="2019-05-24T11:39:00Z"/>
        </w:rPr>
      </w:pPr>
    </w:p>
    <w:p w:rsidR="00E268D0" w:rsidRDefault="00E268D0">
      <w:pPr>
        <w:pStyle w:val="123"/>
        <w:spacing w:after="120"/>
        <w:rPr>
          <w:ins w:id="1697" w:author="kirill shustov" w:date="2019-05-24T11:39:00Z"/>
        </w:rPr>
        <w:pPrChange w:id="1698" w:author="kirill shustov" w:date="2019-05-24T11:39:00Z">
          <w:pPr>
            <w:pStyle w:val="123"/>
            <w:spacing w:after="480"/>
          </w:pPr>
        </w:pPrChange>
      </w:pPr>
    </w:p>
    <w:p w:rsidR="00CA751C" w:rsidDel="0004461C" w:rsidRDefault="009F39E0">
      <w:pPr>
        <w:pStyle w:val="123"/>
        <w:spacing w:after="480"/>
        <w:rPr>
          <w:del w:id="1699" w:author="kirill shustov" w:date="2019-05-24T11:16:00Z"/>
        </w:rPr>
        <w:pPrChange w:id="1700" w:author="kirill shustov" w:date="2019-05-24T11:39:00Z">
          <w:pPr>
            <w:pStyle w:val="123"/>
          </w:pPr>
        </w:pPrChange>
      </w:pPr>
      <w:ins w:id="1701" w:author="kirill shustov" w:date="2019-05-24T18:15:00Z">
        <w:r>
          <w:rPr>
            <w:noProof/>
            <w:lang w:eastAsia="ru-RU"/>
          </w:rPr>
          <w:drawing>
            <wp:anchor distT="0" distB="0" distL="114300" distR="114300" simplePos="0" relativeHeight="251664384" behindDoc="1" locked="0" layoutInCell="1" allowOverlap="1" wp14:anchorId="7C74775E" wp14:editId="1B14570C">
              <wp:simplePos x="0" y="0"/>
              <wp:positionH relativeFrom="column">
                <wp:posOffset>346710</wp:posOffset>
              </wp:positionH>
              <wp:positionV relativeFrom="paragraph">
                <wp:posOffset>1524635</wp:posOffset>
              </wp:positionV>
              <wp:extent cx="6065520" cy="2392680"/>
              <wp:effectExtent l="0" t="0" r="0" b="7620"/>
              <wp:wrapTight wrapText="bothSides">
                <wp:wrapPolygon edited="0">
                  <wp:start x="0" y="0"/>
                  <wp:lineTo x="0" y="21497"/>
                  <wp:lineTo x="21505" y="21497"/>
                  <wp:lineTo x="21505" y="0"/>
                  <wp:lineTo x="0" y="0"/>
                </wp:wrapPolygon>
              </wp:wrapTight>
              <wp:docPr id="39" name="Рисунок 39" descr="Рассмотрение обращений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A7C6054.tmp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5520" cy="2392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del w:id="1702" w:author="kirill shustov" w:date="2019-05-24T18:15:00Z">
        <w:r w:rsidR="0004461C" w:rsidDel="009F39E0">
          <w:rPr>
            <w:noProof/>
            <w:lang w:eastAsia="ru-RU"/>
          </w:rPr>
          <w:drawing>
            <wp:anchor distT="0" distB="0" distL="114300" distR="114300" simplePos="0" relativeHeight="251659264" behindDoc="1" locked="0" layoutInCell="1" allowOverlap="1" wp14:anchorId="765C319C" wp14:editId="49E82E19">
              <wp:simplePos x="0" y="0"/>
              <wp:positionH relativeFrom="column">
                <wp:posOffset>378728</wp:posOffset>
              </wp:positionH>
              <wp:positionV relativeFrom="paragraph">
                <wp:posOffset>1536065</wp:posOffset>
              </wp:positionV>
              <wp:extent cx="6007735" cy="2463165"/>
              <wp:effectExtent l="0" t="0" r="0" b="0"/>
              <wp:wrapTight wrapText="bothSides">
                <wp:wrapPolygon edited="0">
                  <wp:start x="0" y="0"/>
                  <wp:lineTo x="0" y="21383"/>
                  <wp:lineTo x="21506" y="21383"/>
                  <wp:lineTo x="21506" y="0"/>
                  <wp:lineTo x="0" y="0"/>
                </wp:wrapPolygon>
              </wp:wrapTight>
              <wp:docPr id="32" name="Рисунок 32" descr="Рассмотрение обращений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170DF66.tmp"/>
                      <pic:cNvPicPr/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2463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moveToRangeStart w:id="1703" w:author="kirill shustov" w:date="2019-05-24T11:16:00Z" w:name="move9588984"/>
      <w:moveTo w:id="1704" w:author="kirill shustov" w:date="2019-05-24T11:16:00Z">
        <w:r w:rsidR="0004461C">
          <w:t>Окно «</w:t>
        </w:r>
      </w:moveTo>
      <w:ins w:id="1705" w:author="kirill shustov" w:date="2019-05-31T21:34:00Z">
        <w:r w:rsidR="00C10BB9">
          <w:t>Р</w:t>
        </w:r>
      </w:ins>
      <w:moveTo w:id="1706" w:author="kirill shustov" w:date="2019-05-24T11:16:00Z">
        <w:del w:id="1707" w:author="kirill shustov" w:date="2019-05-31T21:34:00Z">
          <w:r w:rsidR="0004461C" w:rsidDel="00C10BB9">
            <w:delText>р</w:delText>
          </w:r>
        </w:del>
        <w:r w:rsidR="0004461C">
          <w:t>ассмотрение обращений»</w:t>
        </w:r>
        <w:r w:rsidR="0004461C" w:rsidRPr="00CA751C">
          <w:t xml:space="preserve"> </w:t>
        </w:r>
        <w:r w:rsidR="0004461C">
          <w:t xml:space="preserve">можно открыть через кнопку в панели инструментов или контекстном меню (правая кнопка мыши). В данном окне можно ввести код обращения и поставить один из трех статусов </w:t>
        </w:r>
      </w:moveTo>
      <w:ins w:id="1708" w:author="kirill shustov" w:date="2019-05-24T19:24:00Z">
        <w:r w:rsidR="0019527F">
          <w:t>(</w:t>
        </w:r>
      </w:ins>
      <w:moveTo w:id="1709" w:author="kirill shustov" w:date="2019-05-24T11:16:00Z">
        <w:del w:id="1710" w:author="kirill shustov" w:date="2019-05-24T19:24:00Z">
          <w:r w:rsidR="0004461C" w:rsidDel="0019527F">
            <w:delText>«</w:delText>
          </w:r>
        </w:del>
        <w:r w:rsidR="0004461C">
          <w:t>не рассмотрено, ожидание, рассмотрено</w:t>
        </w:r>
      </w:moveTo>
      <w:ins w:id="1711" w:author="kirill shustov" w:date="2019-05-24T19:24:00Z">
        <w:r w:rsidR="0019527F">
          <w:t>)</w:t>
        </w:r>
      </w:ins>
      <w:moveTo w:id="1712" w:author="kirill shustov" w:date="2019-05-24T11:16:00Z">
        <w:del w:id="1713" w:author="kirill shustov" w:date="2019-05-24T19:24:00Z">
          <w:r w:rsidR="0004461C" w:rsidDel="0019527F">
            <w:delText>»</w:delText>
          </w:r>
        </w:del>
        <w:r w:rsidR="0004461C">
          <w:t xml:space="preserve"> для тог</w:t>
        </w:r>
      </w:moveTo>
      <w:ins w:id="1714" w:author="kirill shustov" w:date="2019-05-24T19:24:00Z">
        <w:r w:rsidR="0019527F">
          <w:t>о</w:t>
        </w:r>
      </w:ins>
      <w:moveTo w:id="1715" w:author="kirill shustov" w:date="2019-05-24T11:16:00Z">
        <w:del w:id="1716" w:author="kirill shustov" w:date="2019-05-24T19:24:00Z">
          <w:r w:rsidR="0004461C" w:rsidDel="0019527F">
            <w:delText>и</w:delText>
          </w:r>
        </w:del>
        <w:r w:rsidR="0004461C">
          <w:t xml:space="preserve"> или иного обращения. Окно «</w:t>
        </w:r>
      </w:moveTo>
      <w:ins w:id="1717" w:author="kirill shustov" w:date="2019-05-31T21:34:00Z">
        <w:r w:rsidR="00C10BB9">
          <w:t>Р</w:t>
        </w:r>
      </w:ins>
      <w:moveTo w:id="1718" w:author="kirill shustov" w:date="2019-05-24T11:16:00Z">
        <w:del w:id="1719" w:author="kirill shustov" w:date="2019-05-31T21:34:00Z">
          <w:r w:rsidR="0004461C" w:rsidDel="00C10BB9">
            <w:delText>р</w:delText>
          </w:r>
        </w:del>
        <w:r w:rsidR="0004461C">
          <w:t>ассмотрение обращений» представлено на рисунке 13.</w:t>
        </w:r>
      </w:moveTo>
      <w:moveToRangeEnd w:id="1703"/>
    </w:p>
    <w:p w:rsidR="00CA751C" w:rsidDel="0004461C" w:rsidRDefault="00CA751C">
      <w:pPr>
        <w:pStyle w:val="123"/>
        <w:spacing w:after="480"/>
        <w:rPr>
          <w:del w:id="1720" w:author="kirill shustov" w:date="2019-05-24T11:16:00Z"/>
        </w:rPr>
        <w:pPrChange w:id="1721" w:author="kirill shustov" w:date="2019-05-24T11:39:00Z">
          <w:pPr>
            <w:pStyle w:val="123"/>
          </w:pPr>
        </w:pPrChange>
      </w:pPr>
    </w:p>
    <w:p w:rsidR="00CA751C" w:rsidDel="0004461C" w:rsidRDefault="00CA751C">
      <w:pPr>
        <w:pStyle w:val="123"/>
        <w:spacing w:after="480"/>
        <w:rPr>
          <w:del w:id="1722" w:author="kirill shustov" w:date="2019-05-24T11:16:00Z"/>
        </w:rPr>
        <w:pPrChange w:id="1723" w:author="kirill shustov" w:date="2019-05-24T11:39:00Z">
          <w:pPr>
            <w:pStyle w:val="123"/>
          </w:pPr>
        </w:pPrChange>
      </w:pPr>
    </w:p>
    <w:p w:rsidR="00CA751C" w:rsidDel="0004461C" w:rsidRDefault="00CA751C">
      <w:pPr>
        <w:pStyle w:val="123"/>
        <w:spacing w:after="480"/>
        <w:rPr>
          <w:del w:id="1724" w:author="kirill shustov" w:date="2019-05-24T11:16:00Z"/>
        </w:rPr>
        <w:pPrChange w:id="1725" w:author="kirill shustov" w:date="2019-05-24T11:39:00Z">
          <w:pPr>
            <w:pStyle w:val="123"/>
          </w:pPr>
        </w:pPrChange>
      </w:pPr>
    </w:p>
    <w:p w:rsidR="00CA751C" w:rsidDel="0004461C" w:rsidRDefault="00CA751C">
      <w:pPr>
        <w:pStyle w:val="123"/>
        <w:spacing w:after="480"/>
        <w:rPr>
          <w:del w:id="1726" w:author="kirill shustov" w:date="2019-05-24T11:16:00Z"/>
        </w:rPr>
        <w:pPrChange w:id="1727" w:author="kirill shustov" w:date="2019-05-24T11:39:00Z">
          <w:pPr>
            <w:pStyle w:val="123"/>
            <w:spacing w:after="240"/>
          </w:pPr>
        </w:pPrChange>
      </w:pPr>
    </w:p>
    <w:p w:rsidR="00CA751C" w:rsidRDefault="00CA751C">
      <w:pPr>
        <w:pStyle w:val="123"/>
        <w:spacing w:after="480"/>
        <w:rPr>
          <w:ins w:id="1728" w:author="kirill shustov" w:date="2019-05-24T11:15:00Z"/>
        </w:rPr>
      </w:pPr>
      <w:moveFromRangeStart w:id="1729" w:author="kirill shustov" w:date="2019-05-24T11:16:00Z" w:name="move9588984"/>
      <w:moveFrom w:id="1730" w:author="kirill shustov" w:date="2019-05-24T11:16:00Z">
        <w:r w:rsidDel="0004461C">
          <w:t>Окно «рассмотрение обращений»</w:t>
        </w:r>
        <w:r w:rsidRPr="00CA751C" w:rsidDel="0004461C">
          <w:t xml:space="preserve"> </w:t>
        </w:r>
        <w:r w:rsidDel="0004461C">
          <w:t>можно открыть через кнопку в панели инструментов или контекстном меню (правая кнопка мыши). В данном окне можно ввести код обращения и поставить один из трех статусов «не рассмотрено, ожидание, рассмотрено» для тоги или иного обращения. Окно «рассмотрение обращений» представлено на рисунке 13.</w:t>
        </w:r>
      </w:moveFrom>
      <w:moveFromRangeEnd w:id="1729"/>
    </w:p>
    <w:p w:rsidR="0004461C" w:rsidDel="0004461C" w:rsidRDefault="0004461C" w:rsidP="00CA751C">
      <w:pPr>
        <w:pStyle w:val="123"/>
        <w:spacing w:after="480"/>
        <w:rPr>
          <w:del w:id="1731" w:author="kirill shustov" w:date="2019-05-24T11:16:00Z"/>
        </w:rPr>
      </w:pPr>
    </w:p>
    <w:p w:rsidR="00CA751C" w:rsidRDefault="00CA751C" w:rsidP="00650DDB">
      <w:pPr>
        <w:pStyle w:val="123"/>
        <w:spacing w:after="360"/>
        <w:jc w:val="center"/>
      </w:pPr>
      <w:r>
        <w:t>Рисунок 13 – Дизайн окна «</w:t>
      </w:r>
      <w:ins w:id="1732" w:author="kirill shustov" w:date="2019-05-31T21:34:00Z">
        <w:r w:rsidR="00C10BB9">
          <w:t>Р</w:t>
        </w:r>
      </w:ins>
      <w:del w:id="1733" w:author="kirill shustov" w:date="2019-05-31T21:34:00Z">
        <w:r w:rsidDel="00C10BB9">
          <w:delText>р</w:delText>
        </w:r>
      </w:del>
      <w:r>
        <w:t>ассмотрение обращений»</w:t>
      </w:r>
    </w:p>
    <w:p w:rsidR="00CA751C" w:rsidRDefault="00360950" w:rsidP="009E2B27">
      <w:pPr>
        <w:pStyle w:val="123"/>
      </w:pPr>
      <w:r>
        <w:t>Окно «</w:t>
      </w:r>
      <w:ins w:id="1734" w:author="kirill shustov" w:date="2019-05-31T21:34:00Z">
        <w:r w:rsidR="00C10BB9">
          <w:t>У</w:t>
        </w:r>
      </w:ins>
      <w:del w:id="1735" w:author="kirill shustov" w:date="2019-05-31T21:34:00Z">
        <w:r w:rsidDel="00C10BB9">
          <w:delText>у</w:delText>
        </w:r>
      </w:del>
      <w:r>
        <w:t>далить обращение» можно открыть через кнопку в панели инструментов или контекстном меню (правая кнопка мыши). В данном окне можно ввести код и удалить то обращение, в котором была допущена ошибка. Существует фильтрация данных для быстрого нахождения их. Окно «</w:t>
      </w:r>
      <w:ins w:id="1736" w:author="kirill shustov" w:date="2019-05-31T21:34:00Z">
        <w:r w:rsidR="00C10BB9">
          <w:t>У</w:t>
        </w:r>
      </w:ins>
      <w:del w:id="1737" w:author="kirill shustov" w:date="2019-05-31T21:34:00Z">
        <w:r w:rsidDel="00C10BB9">
          <w:delText>у</w:delText>
        </w:r>
      </w:del>
      <w:r>
        <w:t>далить обращение» представлено на рисунке 14</w:t>
      </w:r>
      <w:ins w:id="1738" w:author="kirill shustov" w:date="2019-05-31T21:35:00Z">
        <w:r w:rsidR="00C10BB9">
          <w:t>.</w:t>
        </w:r>
      </w:ins>
    </w:p>
    <w:p w:rsidR="00360950" w:rsidRPr="00360950" w:rsidDel="0004461C" w:rsidRDefault="00360950" w:rsidP="00360950">
      <w:pPr>
        <w:rPr>
          <w:del w:id="1739" w:author="kirill shustov" w:date="2019-05-24T11:16:00Z"/>
        </w:rPr>
      </w:pPr>
    </w:p>
    <w:p w:rsidR="00360950" w:rsidRPr="00360950" w:rsidDel="0004461C" w:rsidRDefault="00360950" w:rsidP="00360950">
      <w:pPr>
        <w:rPr>
          <w:del w:id="1740" w:author="kirill shustov" w:date="2019-05-24T11:16:00Z"/>
        </w:rPr>
      </w:pPr>
    </w:p>
    <w:p w:rsidR="00360950" w:rsidRPr="00360950" w:rsidDel="0004461C" w:rsidRDefault="00360950" w:rsidP="00360950">
      <w:pPr>
        <w:rPr>
          <w:del w:id="1741" w:author="kirill shustov" w:date="2019-05-24T11:16:00Z"/>
        </w:rPr>
      </w:pPr>
    </w:p>
    <w:p w:rsidR="00360950" w:rsidRPr="00360950" w:rsidDel="0004461C" w:rsidRDefault="00360950" w:rsidP="00360950">
      <w:pPr>
        <w:rPr>
          <w:del w:id="1742" w:author="kirill shustov" w:date="2019-05-24T11:16:00Z"/>
        </w:rPr>
      </w:pPr>
    </w:p>
    <w:p w:rsidR="00360950" w:rsidRPr="00360950" w:rsidDel="0004461C" w:rsidRDefault="00360950" w:rsidP="00360950">
      <w:pPr>
        <w:rPr>
          <w:del w:id="1743" w:author="kirill shustov" w:date="2019-05-24T11:16:00Z"/>
        </w:rPr>
      </w:pPr>
    </w:p>
    <w:p w:rsidR="00360950" w:rsidDel="0004461C" w:rsidRDefault="00360950" w:rsidP="00360950">
      <w:pPr>
        <w:tabs>
          <w:tab w:val="left" w:pos="2436"/>
        </w:tabs>
        <w:rPr>
          <w:del w:id="1744" w:author="kirill shustov" w:date="2019-05-24T11:16:00Z"/>
        </w:rPr>
      </w:pPr>
    </w:p>
    <w:p w:rsidR="00360950" w:rsidDel="0004461C" w:rsidRDefault="00360950" w:rsidP="00360950">
      <w:pPr>
        <w:tabs>
          <w:tab w:val="left" w:pos="2436"/>
        </w:tabs>
        <w:rPr>
          <w:del w:id="1745" w:author="kirill shustov" w:date="2019-05-24T11:16:00Z"/>
        </w:rPr>
      </w:pPr>
    </w:p>
    <w:p w:rsidR="00360950" w:rsidDel="0004461C" w:rsidRDefault="00360950" w:rsidP="00360950">
      <w:pPr>
        <w:pStyle w:val="123"/>
        <w:spacing w:after="240"/>
        <w:rPr>
          <w:del w:id="1746" w:author="kirill shustov" w:date="2019-05-24T11:16:00Z"/>
        </w:rPr>
      </w:pPr>
    </w:p>
    <w:p w:rsidR="00360950" w:rsidRPr="00360950" w:rsidDel="0004461C" w:rsidRDefault="00360950" w:rsidP="00E97FC1">
      <w:pPr>
        <w:pStyle w:val="123"/>
        <w:spacing w:after="300"/>
        <w:rPr>
          <w:del w:id="1747" w:author="kirill shustov" w:date="2019-05-24T11:16:00Z"/>
        </w:rPr>
      </w:pPr>
    </w:p>
    <w:p w:rsidR="00360950" w:rsidRDefault="00360950">
      <w:pPr>
        <w:pStyle w:val="123"/>
        <w:jc w:val="center"/>
        <w:pPrChange w:id="1748" w:author="kirill shustov" w:date="2019-05-24T11:16:00Z">
          <w:pPr>
            <w:pStyle w:val="123"/>
          </w:pPr>
        </w:pPrChange>
      </w:pPr>
      <w:del w:id="1749" w:author="kirill shustov" w:date="2019-05-24T18:20:00Z">
        <w:r w:rsidDel="002656FF">
          <w:rPr>
            <w:noProof/>
            <w:lang w:eastAsia="ru-RU"/>
          </w:rPr>
          <w:lastRenderedPageBreak/>
          <w:drawing>
            <wp:inline distT="0" distB="0" distL="0" distR="0" wp14:anchorId="6B3D5BCE" wp14:editId="2BF7EF2A">
              <wp:extent cx="4409468" cy="2109537"/>
              <wp:effectExtent l="0" t="0" r="0" b="5080"/>
              <wp:docPr id="34" name="Рисунок 34" descr="удаление обращений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170C98.tmp"/>
                      <pic:cNvPicPr/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60514" cy="21339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750" w:author="kirill shustov" w:date="2019-05-24T18:20:00Z">
        <w:r w:rsidR="002656FF">
          <w:rPr>
            <w:noProof/>
            <w:lang w:eastAsia="ru-RU"/>
          </w:rPr>
          <w:drawing>
            <wp:inline distT="0" distB="0" distL="0" distR="0" wp14:anchorId="619EE583" wp14:editId="27D7C8D4">
              <wp:extent cx="5323913" cy="2065020"/>
              <wp:effectExtent l="0" t="0" r="0" b="0"/>
              <wp:docPr id="35" name="Рисунок 35" descr="удаление обращений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F648A49.tmp"/>
                      <pic:cNvPicPr/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0447" cy="21257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91A3F" w:rsidRDefault="00891A3F" w:rsidP="00E97FC1">
      <w:pPr>
        <w:pStyle w:val="123"/>
        <w:spacing w:after="240"/>
        <w:jc w:val="center"/>
        <w:rPr>
          <w:ins w:id="1751" w:author="kirill shustov" w:date="2019-05-24T11:17:00Z"/>
        </w:rPr>
      </w:pPr>
      <w:r>
        <w:t>Рисунок 14 – Дизайн окна «</w:t>
      </w:r>
      <w:ins w:id="1752" w:author="kirill shustov" w:date="2019-05-31T21:34:00Z">
        <w:r w:rsidR="00C10BB9">
          <w:t>У</w:t>
        </w:r>
      </w:ins>
      <w:del w:id="1753" w:author="kirill shustov" w:date="2019-05-31T21:34:00Z">
        <w:r w:rsidDel="00C10BB9">
          <w:delText>у</w:delText>
        </w:r>
      </w:del>
      <w:r>
        <w:t>далить обращение»</w:t>
      </w:r>
    </w:p>
    <w:p w:rsidR="0004461C" w:rsidRDefault="0004461C">
      <w:pPr>
        <w:pStyle w:val="123"/>
        <w:jc w:val="center"/>
        <w:pPrChange w:id="1754" w:author="kirill shustov" w:date="2019-05-24T11:17:00Z">
          <w:pPr>
            <w:pStyle w:val="123"/>
            <w:spacing w:after="240"/>
            <w:jc w:val="center"/>
          </w:pPr>
        </w:pPrChange>
      </w:pPr>
    </w:p>
    <w:p w:rsidR="00A80D09" w:rsidRPr="00401B9F" w:rsidRDefault="00A80D09">
      <w:pPr>
        <w:pStyle w:val="222"/>
        <w:spacing w:before="0"/>
        <w:ind w:left="284" w:firstLine="680"/>
        <w:pPrChange w:id="1755" w:author="kirill shustov" w:date="2019-05-24T11:42:00Z">
          <w:pPr>
            <w:pStyle w:val="222"/>
            <w:ind w:left="284" w:firstLine="680"/>
          </w:pPr>
        </w:pPrChange>
      </w:pPr>
      <w:bookmarkStart w:id="1756" w:name="_Toc9508500"/>
      <w:bookmarkStart w:id="1757" w:name="_Toc9618766"/>
      <w:r w:rsidRPr="00401B9F">
        <w:t xml:space="preserve">2.5 </w:t>
      </w:r>
      <w:r w:rsidR="00650DDB" w:rsidRPr="00401B9F">
        <w:t>Т</w:t>
      </w:r>
      <w:r w:rsidRPr="00401B9F">
        <w:t>естирование методом «</w:t>
      </w:r>
      <w:ins w:id="1758" w:author="kirill shustov" w:date="2019-05-31T21:35:00Z">
        <w:r w:rsidR="00C10BB9">
          <w:t>Ч</w:t>
        </w:r>
      </w:ins>
      <w:del w:id="1759" w:author="kirill shustov" w:date="2019-05-31T21:35:00Z">
        <w:r w:rsidRPr="00401B9F" w:rsidDel="00C10BB9">
          <w:delText>ч</w:delText>
        </w:r>
      </w:del>
      <w:r w:rsidRPr="00401B9F">
        <w:t>ерн</w:t>
      </w:r>
      <w:ins w:id="1760" w:author="kirill shustov" w:date="2019-05-24T19:31:00Z">
        <w:r w:rsidR="0019527F">
          <w:t>ый</w:t>
        </w:r>
      </w:ins>
      <w:del w:id="1761" w:author="kirill shustov" w:date="2019-05-24T19:31:00Z">
        <w:r w:rsidRPr="00401B9F" w:rsidDel="0019527F">
          <w:delText>ого</w:delText>
        </w:r>
      </w:del>
      <w:r w:rsidRPr="00401B9F">
        <w:t xml:space="preserve"> ящик</w:t>
      </w:r>
      <w:del w:id="1762" w:author="kirill shustov" w:date="2019-05-24T19:32:00Z">
        <w:r w:rsidRPr="00401B9F" w:rsidDel="0019527F">
          <w:delText>а</w:delText>
        </w:r>
      </w:del>
      <w:r w:rsidRPr="00401B9F">
        <w:t>» программного модуля «</w:t>
      </w:r>
      <w:ins w:id="1763" w:author="kirill shustov" w:date="2019-05-31T21:35:00Z">
        <w:r w:rsidR="00C10BB9">
          <w:t>Р</w:t>
        </w:r>
      </w:ins>
      <w:del w:id="1764" w:author="kirill shustov" w:date="2019-05-31T21:35:00Z">
        <w:r w:rsidRPr="00401B9F" w:rsidDel="00C10BB9">
          <w:delText>р</w:delText>
        </w:r>
      </w:del>
      <w:r w:rsidRPr="00401B9F">
        <w:t>егистрация обращений граждан»</w:t>
      </w:r>
      <w:bookmarkEnd w:id="1756"/>
      <w:bookmarkEnd w:id="1757"/>
    </w:p>
    <w:p w:rsidR="00A80D09" w:rsidRDefault="009D720C" w:rsidP="00A80D09">
      <w:pPr>
        <w:pStyle w:val="123"/>
      </w:pPr>
      <w:r>
        <w:t>Тестирование программного модуля «</w:t>
      </w:r>
      <w:ins w:id="1765" w:author="kirill shustov" w:date="2019-05-31T21:35:00Z">
        <w:r w:rsidR="00C10BB9">
          <w:t>Р</w:t>
        </w:r>
      </w:ins>
      <w:del w:id="1766" w:author="kirill shustov" w:date="2019-05-31T21:35:00Z">
        <w:r w:rsidDel="00C10BB9">
          <w:delText>р</w:delText>
        </w:r>
      </w:del>
      <w:r>
        <w:t>егистрация обращений граждан» будем проводить методом «</w:t>
      </w:r>
      <w:ins w:id="1767" w:author="kirill shustov" w:date="2019-05-31T21:35:00Z">
        <w:r w:rsidR="00C10BB9">
          <w:t>Ч</w:t>
        </w:r>
      </w:ins>
      <w:del w:id="1768" w:author="kirill shustov" w:date="2019-05-31T21:35:00Z">
        <w:r w:rsidDel="00C10BB9">
          <w:delText>ч</w:delText>
        </w:r>
      </w:del>
      <w:r>
        <w:t>ерн</w:t>
      </w:r>
      <w:ins w:id="1769" w:author="kirill shustov" w:date="2019-05-24T19:25:00Z">
        <w:r w:rsidR="0019527F">
          <w:t>ый</w:t>
        </w:r>
      </w:ins>
      <w:del w:id="1770" w:author="kirill shustov" w:date="2019-05-24T19:25:00Z">
        <w:r w:rsidDel="0019527F">
          <w:delText>ого</w:delText>
        </w:r>
      </w:del>
      <w:r>
        <w:t xml:space="preserve"> ящик</w:t>
      </w:r>
      <w:del w:id="1771" w:author="kirill shustov" w:date="2019-05-24T19:25:00Z">
        <w:r w:rsidDel="0019527F">
          <w:delText>а</w:delText>
        </w:r>
      </w:del>
      <w:r>
        <w:t xml:space="preserve">» </w:t>
      </w:r>
      <w:del w:id="1772" w:author="kirill shustov" w:date="2019-05-24T19:26:00Z">
        <w:r w:rsidDel="0019527F">
          <w:delText>основ</w:delText>
        </w:r>
      </w:del>
      <w:ins w:id="1773" w:author="kirill shustov" w:date="2019-05-24T19:26:00Z">
        <w:r w:rsidR="0019527F">
          <w:t>основанной</w:t>
        </w:r>
      </w:ins>
      <w:del w:id="1774" w:author="kirill shustov" w:date="2019-05-24T19:26:00Z">
        <w:r w:rsidDel="0019527F">
          <w:delText>ной</w:delText>
        </w:r>
      </w:del>
      <w:r>
        <w:t xml:space="preserve"> на спецификации данного программного модуля.</w:t>
      </w:r>
    </w:p>
    <w:p w:rsidR="001E0DAC" w:rsidRDefault="001E0DAC" w:rsidP="001E0DAC">
      <w:pPr>
        <w:pStyle w:val="123"/>
      </w:pPr>
      <w:r w:rsidRPr="001E0DAC">
        <w:t>1</w:t>
      </w:r>
      <w:r>
        <w:t xml:space="preserve"> Проверить событие, когда база данных отключена программа должна выдать ошибку </w:t>
      </w:r>
      <w:r>
        <w:rPr>
          <w:lang w:val="en-US"/>
        </w:rPr>
        <w:t>Error</w:t>
      </w:r>
      <w:r w:rsidRPr="001E0DAC">
        <w:t xml:space="preserve"> 1 </w:t>
      </w:r>
      <w:ins w:id="1775" w:author="kirill shustov" w:date="2019-05-24T19:26:00Z">
        <w:r w:rsidR="0019527F">
          <w:t>(</w:t>
        </w:r>
      </w:ins>
      <w:del w:id="1776" w:author="kirill shustov" w:date="2019-05-24T19:26:00Z">
        <w:r w:rsidDel="0019527F">
          <w:delText>«</w:delText>
        </w:r>
      </w:del>
      <w:ins w:id="1777" w:author="kirill shustov" w:date="2019-05-24T19:29:00Z">
        <w:r w:rsidR="0019527F">
          <w:t>н</w:t>
        </w:r>
      </w:ins>
      <w:del w:id="1778" w:author="kirill shustov" w:date="2019-05-24T19:29:00Z">
        <w:r w:rsidRPr="002F71C7" w:rsidDel="0019527F">
          <w:delText>Н</w:delText>
        </w:r>
      </w:del>
      <w:r w:rsidRPr="002F71C7">
        <w:t>ет подключения к базе данных.</w:t>
      </w:r>
      <w:r>
        <w:t xml:space="preserve"> </w:t>
      </w:r>
      <w:r w:rsidRPr="002F71C7">
        <w:t>По нажатию кнопки печать можно распечатать заявление для обращения</w:t>
      </w:r>
      <w:ins w:id="1779" w:author="kirill shustov" w:date="2019-05-24T19:26:00Z">
        <w:r w:rsidR="0019527F">
          <w:t>)</w:t>
        </w:r>
      </w:ins>
      <w:del w:id="1780" w:author="kirill shustov" w:date="2019-05-24T19:26:00Z">
        <w:r w:rsidDel="0019527F">
          <w:delText>»</w:delText>
        </w:r>
      </w:del>
      <w:r>
        <w:t>.</w:t>
      </w:r>
    </w:p>
    <w:p w:rsidR="001E0DAC" w:rsidRDefault="001E0DAC" w:rsidP="001E0DAC">
      <w:pPr>
        <w:pStyle w:val="123"/>
      </w:pPr>
      <w:r>
        <w:t xml:space="preserve">2 Проверить событие если в группе </w:t>
      </w:r>
      <w:ins w:id="1781" w:author="kirill shustov" w:date="2019-05-24T19:26:00Z">
        <w:r w:rsidR="0019527F">
          <w:t>(</w:t>
        </w:r>
      </w:ins>
      <w:del w:id="1782" w:author="kirill shustov" w:date="2019-05-24T19:26:00Z">
        <w:r w:rsidDel="0019527F">
          <w:delText>«</w:delText>
        </w:r>
      </w:del>
      <w:r>
        <w:t>войти в систему</w:t>
      </w:r>
      <w:ins w:id="1783" w:author="kirill shustov" w:date="2019-05-24T19:26:00Z">
        <w:r w:rsidR="0019527F">
          <w:t>)</w:t>
        </w:r>
      </w:ins>
      <w:del w:id="1784" w:author="kirill shustov" w:date="2019-05-24T19:26:00Z">
        <w:r w:rsidDel="0019527F">
          <w:delText>»</w:delText>
        </w:r>
      </w:del>
      <w:r>
        <w:t xml:space="preserve"> не ввели логин и пароль выдается ошибка </w:t>
      </w:r>
      <w:r>
        <w:rPr>
          <w:lang w:val="en-US"/>
        </w:rPr>
        <w:t>Error</w:t>
      </w:r>
      <w:r w:rsidRPr="001E0DAC">
        <w:t xml:space="preserve"> 2 </w:t>
      </w:r>
      <w:ins w:id="1785" w:author="kirill shustov" w:date="2019-05-24T19:27:00Z">
        <w:r w:rsidR="0019527F">
          <w:t>(</w:t>
        </w:r>
      </w:ins>
      <w:del w:id="1786" w:author="kirill shustov" w:date="2019-05-24T19:27:00Z">
        <w:r w:rsidDel="0019527F">
          <w:delText>«</w:delText>
        </w:r>
      </w:del>
      <w:ins w:id="1787" w:author="kirill shustov" w:date="2019-05-24T19:29:00Z">
        <w:r w:rsidR="0019527F">
          <w:t>в</w:t>
        </w:r>
      </w:ins>
      <w:del w:id="1788" w:author="kirill shustov" w:date="2019-05-24T19:29:00Z">
        <w:r w:rsidRPr="002F71C7" w:rsidDel="0019527F">
          <w:delText>В</w:delText>
        </w:r>
      </w:del>
      <w:r w:rsidRPr="002F71C7">
        <w:t>ы не ввели логин и пароль</w:t>
      </w:r>
      <w:ins w:id="1789" w:author="kirill shustov" w:date="2019-05-24T19:27:00Z">
        <w:r w:rsidR="0019527F">
          <w:t>)</w:t>
        </w:r>
      </w:ins>
      <w:del w:id="1790" w:author="kirill shustov" w:date="2019-05-24T19:27:00Z">
        <w:r w:rsidDel="0019527F">
          <w:delText>»</w:delText>
        </w:r>
      </w:del>
      <w:r>
        <w:t>.</w:t>
      </w:r>
    </w:p>
    <w:p w:rsidR="001E0DAC" w:rsidRDefault="001E0DAC" w:rsidP="001E0DAC">
      <w:pPr>
        <w:pStyle w:val="123"/>
      </w:pPr>
      <w:r>
        <w:t>3 Проверить событие</w:t>
      </w:r>
      <w:r w:rsidRPr="001E0DAC">
        <w:t xml:space="preserve"> </w:t>
      </w:r>
      <w:r>
        <w:t xml:space="preserve">если в группе </w:t>
      </w:r>
      <w:ins w:id="1791" w:author="kirill shustov" w:date="2019-05-24T19:27:00Z">
        <w:r w:rsidR="0019527F">
          <w:t>(</w:t>
        </w:r>
      </w:ins>
      <w:del w:id="1792" w:author="kirill shustov" w:date="2019-05-24T19:27:00Z">
        <w:r w:rsidDel="0019527F">
          <w:delText>«</w:delText>
        </w:r>
      </w:del>
      <w:r>
        <w:t>войти в систему</w:t>
      </w:r>
      <w:ins w:id="1793" w:author="kirill shustov" w:date="2019-05-24T19:27:00Z">
        <w:r w:rsidR="0019527F">
          <w:t>)</w:t>
        </w:r>
      </w:ins>
      <w:del w:id="1794" w:author="kirill shustov" w:date="2019-05-24T19:27:00Z">
        <w:r w:rsidDel="0019527F">
          <w:delText>»</w:delText>
        </w:r>
      </w:del>
      <w:r>
        <w:t xml:space="preserve"> не ввели пароль выдается ошибка </w:t>
      </w:r>
      <w:r>
        <w:rPr>
          <w:lang w:val="en-US"/>
        </w:rPr>
        <w:t>Error</w:t>
      </w:r>
      <w:r w:rsidRPr="001E0DAC">
        <w:t xml:space="preserve"> 3 </w:t>
      </w:r>
      <w:ins w:id="1795" w:author="kirill shustov" w:date="2019-05-24T19:27:00Z">
        <w:r w:rsidR="0019527F">
          <w:t>(</w:t>
        </w:r>
      </w:ins>
      <w:del w:id="1796" w:author="kirill shustov" w:date="2019-05-24T19:27:00Z">
        <w:r w:rsidDel="0019527F">
          <w:delText>«</w:delText>
        </w:r>
      </w:del>
      <w:ins w:id="1797" w:author="kirill shustov" w:date="2019-05-24T19:29:00Z">
        <w:r w:rsidR="0019527F">
          <w:t>в</w:t>
        </w:r>
      </w:ins>
      <w:del w:id="1798" w:author="kirill shustov" w:date="2019-05-24T19:29:00Z">
        <w:r w:rsidRPr="002F71C7" w:rsidDel="0019527F">
          <w:delText>В</w:delText>
        </w:r>
      </w:del>
      <w:r w:rsidRPr="002F71C7">
        <w:t>ы не ввели пароль</w:t>
      </w:r>
      <w:ins w:id="1799" w:author="kirill shustov" w:date="2019-05-24T19:27:00Z">
        <w:r w:rsidR="0019527F">
          <w:t>)</w:t>
        </w:r>
      </w:ins>
      <w:ins w:id="1800" w:author="kirill shustov" w:date="2019-05-31T21:35:00Z">
        <w:r w:rsidR="00C10BB9">
          <w:t>.</w:t>
        </w:r>
      </w:ins>
      <w:del w:id="1801" w:author="kirill shustov" w:date="2019-05-24T19:27:00Z">
        <w:r w:rsidDel="0019527F">
          <w:delText>»</w:delText>
        </w:r>
      </w:del>
    </w:p>
    <w:p w:rsidR="00E97FC1" w:rsidDel="0004461C" w:rsidRDefault="00E97FC1" w:rsidP="001E0DAC">
      <w:pPr>
        <w:pStyle w:val="123"/>
        <w:rPr>
          <w:del w:id="1802" w:author="kirill shustov" w:date="2019-05-24T11:17:00Z"/>
        </w:rPr>
      </w:pPr>
    </w:p>
    <w:p w:rsidR="00E97FC1" w:rsidDel="0004461C" w:rsidRDefault="00E97FC1" w:rsidP="00E97FC1">
      <w:pPr>
        <w:pStyle w:val="123"/>
        <w:rPr>
          <w:del w:id="1803" w:author="kirill shustov" w:date="2019-05-24T11:17:00Z"/>
        </w:rPr>
      </w:pPr>
    </w:p>
    <w:p w:rsidR="00E97FC1" w:rsidDel="0004461C" w:rsidRDefault="00E97FC1" w:rsidP="00E97FC1">
      <w:pPr>
        <w:pStyle w:val="123"/>
        <w:spacing w:after="360"/>
        <w:rPr>
          <w:del w:id="1804" w:author="kirill shustov" w:date="2019-05-24T11:17:00Z"/>
        </w:rPr>
      </w:pPr>
    </w:p>
    <w:p w:rsidR="00467EDB" w:rsidDel="0004461C" w:rsidRDefault="00467EDB" w:rsidP="00467EDB">
      <w:pPr>
        <w:pStyle w:val="123"/>
        <w:spacing w:after="240"/>
        <w:rPr>
          <w:del w:id="1805" w:author="kirill shustov" w:date="2019-05-24T11:17:00Z"/>
        </w:rPr>
      </w:pPr>
    </w:p>
    <w:p w:rsidR="00650DDB" w:rsidRDefault="001E0DAC" w:rsidP="00E97FC1">
      <w:pPr>
        <w:pStyle w:val="123"/>
      </w:pPr>
      <w:r>
        <w:t>4 Проверить событие</w:t>
      </w:r>
      <w:r w:rsidRPr="001E0DAC">
        <w:t xml:space="preserve"> </w:t>
      </w:r>
      <w:r>
        <w:t xml:space="preserve">если в группе </w:t>
      </w:r>
      <w:ins w:id="1806" w:author="kirill shustov" w:date="2019-05-24T19:27:00Z">
        <w:r w:rsidR="0019527F">
          <w:t>(</w:t>
        </w:r>
      </w:ins>
      <w:del w:id="1807" w:author="kirill shustov" w:date="2019-05-24T19:27:00Z">
        <w:r w:rsidDel="0019527F">
          <w:delText>«</w:delText>
        </w:r>
      </w:del>
      <w:r>
        <w:t>войти в систему</w:t>
      </w:r>
      <w:ins w:id="1808" w:author="kirill shustov" w:date="2019-05-24T19:27:00Z">
        <w:r w:rsidR="0019527F">
          <w:t>)</w:t>
        </w:r>
      </w:ins>
      <w:del w:id="1809" w:author="kirill shustov" w:date="2019-05-24T19:27:00Z">
        <w:r w:rsidDel="0019527F">
          <w:delText>»</w:delText>
        </w:r>
      </w:del>
      <w:r>
        <w:t xml:space="preserve"> не ввели логин выдается ошибка </w:t>
      </w:r>
      <w:r>
        <w:rPr>
          <w:lang w:val="en-US"/>
        </w:rPr>
        <w:t>Error</w:t>
      </w:r>
      <w:r w:rsidRPr="001E0DAC">
        <w:t xml:space="preserve"> </w:t>
      </w:r>
      <w:r>
        <w:t>4</w:t>
      </w:r>
      <w:r w:rsidRPr="001E0DAC">
        <w:t xml:space="preserve"> </w:t>
      </w:r>
      <w:ins w:id="1810" w:author="kirill shustov" w:date="2019-05-24T19:27:00Z">
        <w:r w:rsidR="0019527F">
          <w:t>(</w:t>
        </w:r>
      </w:ins>
      <w:del w:id="1811" w:author="kirill shustov" w:date="2019-05-24T19:27:00Z">
        <w:r w:rsidDel="0019527F">
          <w:delText>«</w:delText>
        </w:r>
      </w:del>
      <w:ins w:id="1812" w:author="kirill shustov" w:date="2019-05-24T19:29:00Z">
        <w:r w:rsidR="0019527F">
          <w:t>в</w:t>
        </w:r>
      </w:ins>
      <w:del w:id="1813" w:author="kirill shustov" w:date="2019-05-24T19:29:00Z">
        <w:r w:rsidRPr="002F71C7" w:rsidDel="0019527F">
          <w:delText>В</w:delText>
        </w:r>
      </w:del>
      <w:r w:rsidRPr="002F71C7">
        <w:t xml:space="preserve">ы не ввели </w:t>
      </w:r>
      <w:r>
        <w:t>логин</w:t>
      </w:r>
      <w:ins w:id="1814" w:author="kirill shustov" w:date="2019-05-24T19:27:00Z">
        <w:r w:rsidR="0019527F">
          <w:t>)</w:t>
        </w:r>
      </w:ins>
      <w:del w:id="1815" w:author="kirill shustov" w:date="2019-05-24T19:27:00Z">
        <w:r w:rsidDel="0019527F">
          <w:delText>»</w:delText>
        </w:r>
      </w:del>
      <w:r>
        <w:t>.</w:t>
      </w:r>
    </w:p>
    <w:p w:rsidR="001E0DAC" w:rsidRDefault="001E0DAC" w:rsidP="001E0DAC">
      <w:pPr>
        <w:pStyle w:val="123"/>
      </w:pPr>
      <w:r>
        <w:t xml:space="preserve">5 Проверит если в группе </w:t>
      </w:r>
      <w:ins w:id="1816" w:author="kirill shustov" w:date="2019-05-24T19:27:00Z">
        <w:r w:rsidR="0019527F">
          <w:t>(</w:t>
        </w:r>
      </w:ins>
      <w:del w:id="1817" w:author="kirill shustov" w:date="2019-05-24T19:27:00Z">
        <w:r w:rsidDel="0019527F">
          <w:delText>«</w:delText>
        </w:r>
      </w:del>
      <w:r>
        <w:t>войти в систему</w:t>
      </w:r>
      <w:ins w:id="1818" w:author="kirill shustov" w:date="2019-05-24T19:27:00Z">
        <w:r w:rsidR="0019527F">
          <w:t>)</w:t>
        </w:r>
      </w:ins>
      <w:del w:id="1819" w:author="kirill shustov" w:date="2019-05-24T19:27:00Z">
        <w:r w:rsidDel="0019527F">
          <w:delText>»</w:delText>
        </w:r>
      </w:del>
      <w:r w:rsidR="00A912FE">
        <w:t xml:space="preserve"> указан не верный логин или пароль выдается ошибка </w:t>
      </w:r>
      <w:r w:rsidR="00A912FE">
        <w:rPr>
          <w:lang w:val="en-US"/>
        </w:rPr>
        <w:t>Error</w:t>
      </w:r>
      <w:r w:rsidR="00A912FE" w:rsidRPr="00A912FE">
        <w:t xml:space="preserve"> 5 </w:t>
      </w:r>
      <w:ins w:id="1820" w:author="kirill shustov" w:date="2019-05-24T19:27:00Z">
        <w:r w:rsidR="0019527F">
          <w:t>(</w:t>
        </w:r>
      </w:ins>
      <w:del w:id="1821" w:author="kirill shustov" w:date="2019-05-24T19:27:00Z">
        <w:r w:rsidR="00A912FE" w:rsidDel="0019527F">
          <w:delText>«</w:delText>
        </w:r>
      </w:del>
      <w:ins w:id="1822" w:author="kirill shustov" w:date="2019-05-24T19:29:00Z">
        <w:r w:rsidR="0019527F">
          <w:t>н</w:t>
        </w:r>
      </w:ins>
      <w:del w:id="1823" w:author="kirill shustov" w:date="2019-05-24T19:29:00Z">
        <w:r w:rsidR="00A912FE" w:rsidRPr="002F71C7" w:rsidDel="0019527F">
          <w:delText>Н</w:delText>
        </w:r>
      </w:del>
      <w:r w:rsidR="00A912FE" w:rsidRPr="002F71C7">
        <w:t>еверный логин или пароль</w:t>
      </w:r>
      <w:ins w:id="1824" w:author="kirill shustov" w:date="2019-05-24T19:27:00Z">
        <w:r w:rsidR="0019527F">
          <w:t>)</w:t>
        </w:r>
      </w:ins>
      <w:del w:id="1825" w:author="kirill shustov" w:date="2019-05-24T19:27:00Z">
        <w:r w:rsidR="00A912FE" w:rsidDel="0019527F">
          <w:delText>»</w:delText>
        </w:r>
      </w:del>
      <w:r w:rsidR="00A912FE">
        <w:t>.</w:t>
      </w:r>
    </w:p>
    <w:p w:rsidR="00A912FE" w:rsidRDefault="00A912FE" w:rsidP="001E0DAC">
      <w:pPr>
        <w:pStyle w:val="123"/>
      </w:pPr>
      <w:r>
        <w:t xml:space="preserve">6 Проверить событие если при регистрации специалиста окажется введенный логин, который уже существует программе должна возникнуть ошибка </w:t>
      </w:r>
      <w:r>
        <w:rPr>
          <w:lang w:val="en-US"/>
        </w:rPr>
        <w:t>Error</w:t>
      </w:r>
      <w:r w:rsidRPr="00A912FE">
        <w:t xml:space="preserve"> 6 </w:t>
      </w:r>
      <w:ins w:id="1826" w:author="kirill shustov" w:date="2019-05-24T19:27:00Z">
        <w:r w:rsidR="0019527F">
          <w:t>(</w:t>
        </w:r>
      </w:ins>
      <w:del w:id="1827" w:author="kirill shustov" w:date="2019-05-24T19:27:00Z">
        <w:r w:rsidDel="0019527F">
          <w:delText>«</w:delText>
        </w:r>
      </w:del>
      <w:ins w:id="1828" w:author="kirill shustov" w:date="2019-05-24T19:29:00Z">
        <w:r w:rsidR="0019527F">
          <w:t>д</w:t>
        </w:r>
      </w:ins>
      <w:del w:id="1829" w:author="kirill shustov" w:date="2019-05-24T19:29:00Z">
        <w:r w:rsidRPr="009E5521" w:rsidDel="0019527F">
          <w:delText>Д</w:delText>
        </w:r>
      </w:del>
      <w:r w:rsidRPr="009E5521">
        <w:t>анный логин уже существует</w:t>
      </w:r>
      <w:ins w:id="1830" w:author="kirill shustov" w:date="2019-05-24T19:27:00Z">
        <w:r w:rsidR="0019527F">
          <w:t>)</w:t>
        </w:r>
      </w:ins>
      <w:del w:id="1831" w:author="kirill shustov" w:date="2019-05-24T19:27:00Z">
        <w:r w:rsidDel="0019527F">
          <w:delText>»</w:delText>
        </w:r>
      </w:del>
      <w:r>
        <w:t>.</w:t>
      </w:r>
    </w:p>
    <w:p w:rsidR="00A912FE" w:rsidRDefault="00A912FE" w:rsidP="001E0DAC">
      <w:pPr>
        <w:pStyle w:val="123"/>
      </w:pPr>
      <w:r>
        <w:t>7 Проверить если</w:t>
      </w:r>
      <w:r w:rsidRPr="00A912FE">
        <w:t xml:space="preserve"> </w:t>
      </w:r>
      <w:r>
        <w:t>при регистрации специалиста окажется что поле пароль и повторить окажется разным, то программа ведает ошибку Error</w:t>
      </w:r>
      <w:r w:rsidRPr="00A912FE">
        <w:t xml:space="preserve"> 7 </w:t>
      </w:r>
      <w:ins w:id="1832" w:author="kirill shustov" w:date="2019-05-24T19:28:00Z">
        <w:r w:rsidR="0019527F">
          <w:t>(</w:t>
        </w:r>
      </w:ins>
      <w:del w:id="1833" w:author="kirill shustov" w:date="2019-05-24T19:28:00Z">
        <w:r w:rsidDel="0019527F">
          <w:delText>«</w:delText>
        </w:r>
      </w:del>
      <w:ins w:id="1834" w:author="kirill shustov" w:date="2019-05-24T19:28:00Z">
        <w:r w:rsidR="0019527F">
          <w:t>п</w:t>
        </w:r>
      </w:ins>
      <w:del w:id="1835" w:author="kirill shustov" w:date="2019-05-24T19:28:00Z">
        <w:r w:rsidRPr="009E5521" w:rsidDel="0019527F">
          <w:delText>П</w:delText>
        </w:r>
      </w:del>
      <w:r w:rsidRPr="009E5521">
        <w:t xml:space="preserve">оля Введите пароль и </w:t>
      </w:r>
      <w:r>
        <w:t>п</w:t>
      </w:r>
      <w:r w:rsidRPr="009E5521">
        <w:t>овторите пароль имеют разные данные</w:t>
      </w:r>
      <w:ins w:id="1836" w:author="kirill shustov" w:date="2019-05-24T19:28:00Z">
        <w:r w:rsidR="0019527F">
          <w:t>)</w:t>
        </w:r>
      </w:ins>
      <w:del w:id="1837" w:author="kirill shustov" w:date="2019-05-24T19:28:00Z">
        <w:r w:rsidDel="0019527F">
          <w:delText>»</w:delText>
        </w:r>
      </w:del>
      <w:r>
        <w:t>.</w:t>
      </w:r>
    </w:p>
    <w:p w:rsidR="00A912FE" w:rsidRDefault="00A912FE" w:rsidP="001E0DAC">
      <w:pPr>
        <w:pStyle w:val="123"/>
      </w:pPr>
      <w:r>
        <w:t>8</w:t>
      </w:r>
      <w:r w:rsidR="00650DDB">
        <w:t xml:space="preserve"> </w:t>
      </w:r>
      <w:r>
        <w:t xml:space="preserve">Проверить если </w:t>
      </w:r>
      <w:r w:rsidR="002E6F94">
        <w:t xml:space="preserve">база данных работала при входе в приложение и при входе на одно из окон связь с базой данных прервется выдается ошибка </w:t>
      </w:r>
      <w:r w:rsidR="002E6F94">
        <w:rPr>
          <w:lang w:val="en-US"/>
        </w:rPr>
        <w:t>Error</w:t>
      </w:r>
      <w:r w:rsidR="002E6F94" w:rsidRPr="002E6F94">
        <w:t xml:space="preserve"> 8 </w:t>
      </w:r>
      <w:ins w:id="1838" w:author="kirill shustov" w:date="2019-05-24T19:28:00Z">
        <w:r w:rsidR="0019527F">
          <w:t>(</w:t>
        </w:r>
      </w:ins>
      <w:del w:id="1839" w:author="kirill shustov" w:date="2019-05-24T19:28:00Z">
        <w:r w:rsidR="002E6F94" w:rsidDel="0019527F">
          <w:delText>«</w:delText>
        </w:r>
      </w:del>
      <w:ins w:id="1840" w:author="kirill shustov" w:date="2019-05-24T19:29:00Z">
        <w:r w:rsidR="0019527F">
          <w:t>н</w:t>
        </w:r>
      </w:ins>
      <w:del w:id="1841" w:author="kirill shustov" w:date="2019-05-24T19:29:00Z">
        <w:r w:rsidR="002E6F94" w:rsidRPr="009E5521" w:rsidDel="0019527F">
          <w:delText>Н</w:delText>
        </w:r>
      </w:del>
      <w:r w:rsidR="002E6F94" w:rsidRPr="009E5521">
        <w:t>ет подключения к базе данных</w:t>
      </w:r>
      <w:ins w:id="1842" w:author="kirill shustov" w:date="2019-05-24T19:28:00Z">
        <w:r w:rsidR="0019527F">
          <w:t>)</w:t>
        </w:r>
      </w:ins>
      <w:del w:id="1843" w:author="kirill shustov" w:date="2019-05-24T19:28:00Z">
        <w:r w:rsidR="002E6F94" w:rsidDel="0019527F">
          <w:delText>»</w:delText>
        </w:r>
      </w:del>
      <w:r w:rsidR="002E6F94">
        <w:t>.</w:t>
      </w:r>
    </w:p>
    <w:p w:rsidR="00E268D0" w:rsidRDefault="002E6F94" w:rsidP="001E0DAC">
      <w:pPr>
        <w:pStyle w:val="123"/>
        <w:rPr>
          <w:ins w:id="1844" w:author="kirill shustov" w:date="2019-05-24T11:30:00Z"/>
        </w:rPr>
      </w:pPr>
      <w:r>
        <w:t>9</w:t>
      </w:r>
      <w:r w:rsidR="00650DDB">
        <w:t xml:space="preserve"> </w:t>
      </w:r>
      <w:r>
        <w:t xml:space="preserve">Проверить событие если в окнах </w:t>
      </w:r>
      <w:ins w:id="1845" w:author="kirill shustov" w:date="2019-05-24T19:29:00Z">
        <w:r w:rsidR="0019527F">
          <w:t>(</w:t>
        </w:r>
      </w:ins>
      <w:del w:id="1846" w:author="kirill shustov" w:date="2019-05-24T19:29:00Z">
        <w:r w:rsidDel="0019527F">
          <w:delText>«</w:delText>
        </w:r>
      </w:del>
      <w:r>
        <w:t>Рассмотрение обращений и удалить об</w:t>
      </w:r>
      <w:ins w:id="1847" w:author="kirill shustov" w:date="2019-05-31T21:39:00Z">
        <w:r w:rsidR="00D22F49">
          <w:t>ра</w:t>
        </w:r>
      </w:ins>
      <w:del w:id="1848" w:author="kirill shustov" w:date="2019-05-31T21:39:00Z">
        <w:r w:rsidDel="00D22F49">
          <w:delText>ру</w:delText>
        </w:r>
      </w:del>
      <w:ins w:id="1849" w:author="kirill shustov" w:date="2019-05-31T21:39:00Z">
        <w:r w:rsidR="00D22F49">
          <w:t>щ</w:t>
        </w:r>
      </w:ins>
      <w:del w:id="1850" w:author="kirill shustov" w:date="2019-05-31T21:39:00Z">
        <w:r w:rsidDel="00D22F49">
          <w:delText>ш</w:delText>
        </w:r>
      </w:del>
      <w:r>
        <w:t>ение</w:t>
      </w:r>
      <w:ins w:id="1851" w:author="kirill shustov" w:date="2019-05-24T19:29:00Z">
        <w:r w:rsidR="0019527F">
          <w:t>)</w:t>
        </w:r>
      </w:ins>
      <w:ins w:id="1852" w:author="kirill shustov" w:date="2019-05-31T21:36:00Z">
        <w:r w:rsidR="00C10BB9">
          <w:t>.</w:t>
        </w:r>
      </w:ins>
      <w:del w:id="1853" w:author="kirill shustov" w:date="2019-05-24T19:29:00Z">
        <w:r w:rsidDel="0019527F">
          <w:delText>»</w:delText>
        </w:r>
      </w:del>
    </w:p>
    <w:p w:rsidR="00E268D0" w:rsidRDefault="00E268D0" w:rsidP="001E0DAC">
      <w:pPr>
        <w:pStyle w:val="123"/>
        <w:rPr>
          <w:ins w:id="1854" w:author="kirill shustov" w:date="2019-05-24T11:30:00Z"/>
        </w:rPr>
      </w:pPr>
    </w:p>
    <w:p w:rsidR="00E268D0" w:rsidRDefault="00E268D0" w:rsidP="001E0DAC">
      <w:pPr>
        <w:pStyle w:val="123"/>
        <w:rPr>
          <w:ins w:id="1855" w:author="kirill shustov" w:date="2019-05-24T11:31:00Z"/>
        </w:rPr>
      </w:pPr>
    </w:p>
    <w:p w:rsidR="0004461C" w:rsidRDefault="002E6F94">
      <w:pPr>
        <w:pStyle w:val="123"/>
      </w:pPr>
      <w:r>
        <w:t xml:space="preserve"> при вводе кода обращения которого нет в базе данных выводит ошибку </w:t>
      </w:r>
      <w:r>
        <w:rPr>
          <w:lang w:val="en-US"/>
        </w:rPr>
        <w:t>Error</w:t>
      </w:r>
      <w:r w:rsidRPr="002E6F94">
        <w:t xml:space="preserve"> 9 </w:t>
      </w:r>
      <w:ins w:id="1856" w:author="kirill shustov" w:date="2019-05-24T19:30:00Z">
        <w:r w:rsidR="0019527F">
          <w:t>(</w:t>
        </w:r>
      </w:ins>
      <w:del w:id="1857" w:author="kirill shustov" w:date="2019-05-24T19:30:00Z">
        <w:r w:rsidDel="0019527F">
          <w:delText>«</w:delText>
        </w:r>
      </w:del>
      <w:ins w:id="1858" w:author="kirill shustov" w:date="2019-05-24T19:30:00Z">
        <w:r w:rsidR="0019527F">
          <w:t>д</w:t>
        </w:r>
      </w:ins>
      <w:del w:id="1859" w:author="kirill shustov" w:date="2019-05-24T19:30:00Z">
        <w:r w:rsidRPr="009E5521" w:rsidDel="0019527F">
          <w:delText>Д</w:delText>
        </w:r>
      </w:del>
      <w:r w:rsidRPr="009E5521">
        <w:t xml:space="preserve">анного кода нет </w:t>
      </w:r>
      <w:r>
        <w:t>в</w:t>
      </w:r>
      <w:r w:rsidRPr="009E5521">
        <w:t xml:space="preserve"> базе данных</w:t>
      </w:r>
      <w:ins w:id="1860" w:author="kirill shustov" w:date="2019-05-24T19:30:00Z">
        <w:r w:rsidR="0019527F">
          <w:t>)</w:t>
        </w:r>
      </w:ins>
      <w:del w:id="1861" w:author="kirill shustov" w:date="2019-05-24T19:30:00Z">
        <w:r w:rsidDel="0019527F">
          <w:delText>»</w:delText>
        </w:r>
      </w:del>
      <w:r>
        <w:t>.</w:t>
      </w:r>
    </w:p>
    <w:p w:rsidR="008023BD" w:rsidRPr="008023BD" w:rsidRDefault="002E6F94" w:rsidP="008023BD">
      <w:pPr>
        <w:pStyle w:val="123"/>
      </w:pPr>
      <w:r>
        <w:t xml:space="preserve">10 Проверить событие в окне «восстановить логин или пароль» </w:t>
      </w:r>
      <w:r w:rsidR="008023BD">
        <w:t xml:space="preserve">если заполнены все поля, но данные оказались неверными программа выдает ошибку </w:t>
      </w:r>
      <w:r w:rsidR="008023BD">
        <w:rPr>
          <w:lang w:val="en-US"/>
        </w:rPr>
        <w:t>Error</w:t>
      </w:r>
      <w:r w:rsidR="008023BD" w:rsidRPr="008023BD">
        <w:t xml:space="preserve"> 10 </w:t>
      </w:r>
      <w:del w:id="1862" w:author="kirill shustov" w:date="2019-05-24T19:30:00Z">
        <w:r w:rsidR="008023BD" w:rsidDel="0019527F">
          <w:delText>«</w:delText>
        </w:r>
      </w:del>
      <w:ins w:id="1863" w:author="kirill shustov" w:date="2019-05-24T19:30:00Z">
        <w:r w:rsidR="0019527F">
          <w:t>(в</w:t>
        </w:r>
      </w:ins>
      <w:del w:id="1864" w:author="kirill shustov" w:date="2019-05-24T19:30:00Z">
        <w:r w:rsidR="008023BD" w:rsidRPr="009D720C" w:rsidDel="0019527F">
          <w:delText>В</w:delText>
        </w:r>
      </w:del>
      <w:r w:rsidR="008023BD" w:rsidRPr="009D720C">
        <w:t>ы не заполнили все поля данными</w:t>
      </w:r>
      <w:ins w:id="1865" w:author="kirill shustov" w:date="2019-05-24T19:30:00Z">
        <w:r w:rsidR="0019527F">
          <w:t>)</w:t>
        </w:r>
      </w:ins>
      <w:ins w:id="1866" w:author="kirill shustov" w:date="2019-05-31T21:40:00Z">
        <w:r w:rsidR="00D22F49">
          <w:t>.</w:t>
        </w:r>
      </w:ins>
      <w:del w:id="1867" w:author="kirill shustov" w:date="2019-05-24T19:30:00Z">
        <w:r w:rsidR="008023BD" w:rsidDel="0019527F">
          <w:delText>»</w:delText>
        </w:r>
      </w:del>
    </w:p>
    <w:p w:rsidR="008023BD" w:rsidRDefault="008023BD" w:rsidP="00367F80">
      <w:pPr>
        <w:pStyle w:val="123"/>
      </w:pPr>
      <w:r>
        <w:t>11 Проверить событие в окне «восстановить логин или пароль»</w:t>
      </w:r>
      <w:r w:rsidRPr="008023BD">
        <w:t xml:space="preserve"> </w:t>
      </w:r>
      <w:r>
        <w:t xml:space="preserve">если не заполнена все активные поля выдается ошибка </w:t>
      </w:r>
      <w:r>
        <w:rPr>
          <w:lang w:val="en-US"/>
        </w:rPr>
        <w:t>Error</w:t>
      </w:r>
      <w:r w:rsidRPr="008023BD">
        <w:t xml:space="preserve"> 1</w:t>
      </w:r>
      <w:r>
        <w:t>1</w:t>
      </w:r>
      <w:r w:rsidRPr="008023BD">
        <w:t xml:space="preserve"> </w:t>
      </w:r>
      <w:ins w:id="1868" w:author="kirill shustov" w:date="2019-05-24T19:30:00Z">
        <w:r w:rsidR="0019527F">
          <w:t>(в</w:t>
        </w:r>
      </w:ins>
      <w:del w:id="1869" w:author="kirill shustov" w:date="2019-05-24T19:30:00Z">
        <w:r w:rsidDel="0019527F">
          <w:delText>«</w:delText>
        </w:r>
        <w:r w:rsidRPr="009D720C" w:rsidDel="0019527F">
          <w:delText>В</w:delText>
        </w:r>
      </w:del>
      <w:r w:rsidRPr="009D720C">
        <w:t>ы не заполнили все поля данными</w:t>
      </w:r>
      <w:ins w:id="1870" w:author="kirill shustov" w:date="2019-05-24T19:30:00Z">
        <w:r w:rsidR="0019527F">
          <w:t>)</w:t>
        </w:r>
      </w:ins>
      <w:del w:id="1871" w:author="kirill shustov" w:date="2019-05-24T19:30:00Z">
        <w:r w:rsidDel="0019527F">
          <w:delText>»</w:delText>
        </w:r>
      </w:del>
      <w:r>
        <w:t>.</w:t>
      </w:r>
    </w:p>
    <w:p w:rsidR="008023BD" w:rsidRDefault="00367F80" w:rsidP="008023BD">
      <w:pPr>
        <w:pStyle w:val="123"/>
      </w:pPr>
      <w:r>
        <w:lastRenderedPageBreak/>
        <w:t>В таблице 2 представлены виды тестирования, которые мы будем проверять.</w:t>
      </w:r>
    </w:p>
    <w:p w:rsidR="008023BD" w:rsidDel="0004461C" w:rsidRDefault="008023BD" w:rsidP="008023BD">
      <w:pPr>
        <w:pStyle w:val="123"/>
        <w:rPr>
          <w:del w:id="1872" w:author="kirill shustov" w:date="2019-05-24T11:17:00Z"/>
        </w:rPr>
      </w:pPr>
    </w:p>
    <w:p w:rsidR="008023BD" w:rsidDel="0004461C" w:rsidRDefault="008023BD" w:rsidP="008023BD">
      <w:pPr>
        <w:pStyle w:val="123"/>
        <w:rPr>
          <w:del w:id="1873" w:author="kirill shustov" w:date="2019-05-24T11:17:00Z"/>
        </w:rPr>
      </w:pPr>
    </w:p>
    <w:p w:rsidR="008023BD" w:rsidDel="0004461C" w:rsidRDefault="008023BD" w:rsidP="008023BD">
      <w:pPr>
        <w:pStyle w:val="123"/>
        <w:rPr>
          <w:del w:id="1874" w:author="kirill shustov" w:date="2019-05-24T11:17:00Z"/>
        </w:rPr>
      </w:pPr>
    </w:p>
    <w:p w:rsidR="008023BD" w:rsidDel="0004461C" w:rsidRDefault="008023BD" w:rsidP="008023BD">
      <w:pPr>
        <w:pStyle w:val="123"/>
        <w:rPr>
          <w:del w:id="1875" w:author="kirill shustov" w:date="2019-05-24T11:17:00Z"/>
        </w:rPr>
      </w:pPr>
    </w:p>
    <w:p w:rsidR="008023BD" w:rsidDel="0004461C" w:rsidRDefault="008023BD" w:rsidP="008023BD">
      <w:pPr>
        <w:pStyle w:val="123"/>
        <w:rPr>
          <w:del w:id="1876" w:author="kirill shustov" w:date="2019-05-24T11:17:00Z"/>
        </w:rPr>
      </w:pPr>
    </w:p>
    <w:p w:rsidR="008023BD" w:rsidDel="0004461C" w:rsidRDefault="008023BD" w:rsidP="008023BD">
      <w:pPr>
        <w:pStyle w:val="123"/>
        <w:spacing w:after="240"/>
        <w:rPr>
          <w:del w:id="1877" w:author="kirill shustov" w:date="2019-05-24T11:17:00Z"/>
        </w:rPr>
      </w:pPr>
    </w:p>
    <w:p w:rsidR="00367F80" w:rsidDel="0004461C" w:rsidRDefault="00367F80" w:rsidP="008023BD">
      <w:pPr>
        <w:pStyle w:val="123"/>
        <w:spacing w:after="240"/>
        <w:rPr>
          <w:del w:id="1878" w:author="kirill shustov" w:date="2019-05-24T11:17:00Z"/>
        </w:rPr>
      </w:pPr>
    </w:p>
    <w:p w:rsidR="00650DDB" w:rsidDel="0004461C" w:rsidRDefault="00650DDB" w:rsidP="008023BD">
      <w:pPr>
        <w:pStyle w:val="123"/>
        <w:rPr>
          <w:del w:id="1879" w:author="kirill shustov" w:date="2019-05-24T11:17:00Z"/>
        </w:rPr>
      </w:pPr>
    </w:p>
    <w:p w:rsidR="008023BD" w:rsidRDefault="008023BD" w:rsidP="008023BD">
      <w:pPr>
        <w:pStyle w:val="123"/>
      </w:pPr>
      <w:r>
        <w:t>Таблица 2 – Тестирование методом «</w:t>
      </w:r>
      <w:ins w:id="1880" w:author="kirill shustov" w:date="2019-05-31T21:40:00Z">
        <w:r w:rsidR="00D22F49">
          <w:t>Ч</w:t>
        </w:r>
      </w:ins>
      <w:del w:id="1881" w:author="kirill shustov" w:date="2019-05-31T21:40:00Z">
        <w:r w:rsidDel="00D22F49">
          <w:delText>ч</w:delText>
        </w:r>
      </w:del>
      <w:r>
        <w:t>ерн</w:t>
      </w:r>
      <w:ins w:id="1882" w:author="kirill shustov" w:date="2019-05-24T19:31:00Z">
        <w:r w:rsidR="0019527F">
          <w:t>ый</w:t>
        </w:r>
      </w:ins>
      <w:del w:id="1883" w:author="kirill shustov" w:date="2019-05-24T19:31:00Z">
        <w:r w:rsidDel="0019527F">
          <w:delText>ого</w:delText>
        </w:r>
      </w:del>
      <w:r>
        <w:t xml:space="preserve"> ящик</w:t>
      </w:r>
      <w:del w:id="1884" w:author="kirill shustov" w:date="2019-05-24T19:31:00Z">
        <w:r w:rsidDel="0019527F">
          <w:delText>а</w:delText>
        </w:r>
      </w:del>
      <w:r>
        <w:t>»</w:t>
      </w:r>
    </w:p>
    <w:tbl>
      <w:tblPr>
        <w:tblStyle w:val="a7"/>
        <w:tblW w:w="9990" w:type="dxa"/>
        <w:tblInd w:w="392" w:type="dxa"/>
        <w:tblLayout w:type="fixed"/>
        <w:tblLook w:val="04A0" w:firstRow="1" w:lastRow="0" w:firstColumn="1" w:lastColumn="0" w:noHBand="0" w:noVBand="1"/>
        <w:tblPrChange w:id="1885" w:author="kirill shustov" w:date="2019-05-24T11:49:00Z">
          <w:tblPr>
            <w:tblStyle w:val="a7"/>
            <w:tblW w:w="10030" w:type="dxa"/>
            <w:tblInd w:w="284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7"/>
        <w:gridCol w:w="3999"/>
        <w:gridCol w:w="1713"/>
        <w:gridCol w:w="1713"/>
        <w:gridCol w:w="1998"/>
        <w:tblGridChange w:id="1886">
          <w:tblGrid>
            <w:gridCol w:w="845"/>
            <w:gridCol w:w="3402"/>
            <w:gridCol w:w="1814"/>
            <w:gridCol w:w="1985"/>
            <w:gridCol w:w="1984"/>
          </w:tblGrid>
        </w:tblGridChange>
      </w:tblGrid>
      <w:tr w:rsidR="008023BD" w:rsidRPr="00E70994" w:rsidTr="005D1A43">
        <w:trPr>
          <w:trHeight w:val="480"/>
          <w:trPrChange w:id="1887" w:author="kirill shustov" w:date="2019-05-24T11:49:00Z">
            <w:trPr>
              <w:trHeight w:val="821"/>
            </w:trPr>
          </w:trPrChange>
        </w:trPr>
        <w:tc>
          <w:tcPr>
            <w:tcW w:w="567" w:type="dxa"/>
            <w:vAlign w:val="center"/>
            <w:tcPrChange w:id="1888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099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999" w:type="dxa"/>
            <w:vAlign w:val="center"/>
            <w:tcPrChange w:id="1889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</w:p>
        </w:tc>
        <w:tc>
          <w:tcPr>
            <w:tcW w:w="1713" w:type="dxa"/>
            <w:vAlign w:val="center"/>
            <w:tcPrChange w:id="1890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rPr>
                <w:rFonts w:ascii="Times New Roman" w:hAnsi="Times New Roman" w:cs="Times New Roman"/>
                <w:sz w:val="28"/>
                <w:szCs w:val="28"/>
              </w:rPr>
              <w:pPrChange w:id="1891" w:author="kirill shustov" w:date="2019-05-24T11:31:00Z">
                <w:pPr>
                  <w:tabs>
                    <w:tab w:val="left" w:pos="1888"/>
                  </w:tabs>
                  <w:jc w:val="center"/>
                </w:pPr>
              </w:pPrChange>
            </w:pPr>
            <w:del w:id="1892" w:author="kirill shustov" w:date="2019-05-24T11:31:00Z">
              <w:r w:rsidRPr="00E70994" w:rsidDel="00E268D0">
                <w:rPr>
                  <w:rFonts w:ascii="Times New Roman" w:hAnsi="Times New Roman" w:cs="Times New Roman"/>
                  <w:sz w:val="28"/>
                  <w:szCs w:val="28"/>
                </w:rPr>
                <w:delText xml:space="preserve">Ожидаемый </w:delText>
              </w:r>
            </w:del>
            <w:r w:rsidRPr="00E70994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713" w:type="dxa"/>
            <w:vAlign w:val="center"/>
            <w:tcPrChange w:id="1893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8023BD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0994">
              <w:rPr>
                <w:rFonts w:ascii="Times New Roman" w:hAnsi="Times New Roman" w:cs="Times New Roman"/>
                <w:sz w:val="28"/>
                <w:szCs w:val="28"/>
              </w:rPr>
              <w:t>Номер тест- требования</w:t>
            </w:r>
          </w:p>
        </w:tc>
        <w:tc>
          <w:tcPr>
            <w:tcW w:w="1998" w:type="dxa"/>
            <w:vAlign w:val="center"/>
            <w:tcPrChange w:id="1894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8023BD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0994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8023BD" w:rsidRPr="00E70994" w:rsidTr="005D1A43">
        <w:trPr>
          <w:trHeight w:val="274"/>
        </w:trPr>
        <w:tc>
          <w:tcPr>
            <w:tcW w:w="567" w:type="dxa"/>
            <w:vAlign w:val="center"/>
            <w:tcPrChange w:id="1895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896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999" w:type="dxa"/>
            <w:vAlign w:val="center"/>
            <w:tcPrChange w:id="1897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Событие при отключении базы данных</w:t>
            </w:r>
          </w:p>
        </w:tc>
        <w:tc>
          <w:tcPr>
            <w:tcW w:w="1713" w:type="dxa"/>
            <w:vAlign w:val="center"/>
            <w:tcPrChange w:id="1898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Error 1</w:t>
            </w:r>
          </w:p>
        </w:tc>
        <w:tc>
          <w:tcPr>
            <w:tcW w:w="1713" w:type="dxa"/>
            <w:vAlign w:val="center"/>
            <w:tcPrChange w:id="1899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</w:t>
            </w:r>
          </w:p>
        </w:tc>
        <w:tc>
          <w:tcPr>
            <w:tcW w:w="1998" w:type="dxa"/>
            <w:vAlign w:val="center"/>
            <w:tcPrChange w:id="1900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1"/>
        </w:trPr>
        <w:tc>
          <w:tcPr>
            <w:tcW w:w="567" w:type="dxa"/>
            <w:vAlign w:val="center"/>
            <w:tcPrChange w:id="1901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02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999" w:type="dxa"/>
            <w:vAlign w:val="center"/>
            <w:tcPrChange w:id="1903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введен логин и пароль</w:t>
            </w:r>
          </w:p>
        </w:tc>
        <w:tc>
          <w:tcPr>
            <w:tcW w:w="1713" w:type="dxa"/>
            <w:vAlign w:val="center"/>
            <w:tcPrChange w:id="1904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 2</w:t>
            </w:r>
          </w:p>
        </w:tc>
        <w:tc>
          <w:tcPr>
            <w:tcW w:w="1713" w:type="dxa"/>
            <w:vAlign w:val="center"/>
            <w:tcPrChange w:id="1905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1998" w:type="dxa"/>
            <w:vAlign w:val="center"/>
            <w:tcPrChange w:id="1906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DD4E8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8"/>
        </w:trPr>
        <w:tc>
          <w:tcPr>
            <w:tcW w:w="567" w:type="dxa"/>
            <w:vAlign w:val="center"/>
            <w:tcPrChange w:id="1907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08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3999" w:type="dxa"/>
            <w:vAlign w:val="center"/>
            <w:tcPrChange w:id="1909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350882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введен пароль</w:t>
            </w:r>
          </w:p>
        </w:tc>
        <w:tc>
          <w:tcPr>
            <w:tcW w:w="1713" w:type="dxa"/>
            <w:vAlign w:val="center"/>
            <w:tcPrChange w:id="1910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350882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13" w:type="dxa"/>
            <w:vAlign w:val="center"/>
            <w:tcPrChange w:id="1911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1998" w:type="dxa"/>
            <w:vAlign w:val="center"/>
            <w:tcPrChange w:id="1912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DD4E8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1"/>
        </w:trPr>
        <w:tc>
          <w:tcPr>
            <w:tcW w:w="567" w:type="dxa"/>
            <w:vAlign w:val="center"/>
            <w:tcPrChange w:id="1913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14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  <w:tc>
          <w:tcPr>
            <w:tcW w:w="3999" w:type="dxa"/>
            <w:vAlign w:val="center"/>
            <w:tcPrChange w:id="1915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введен логин</w:t>
            </w:r>
          </w:p>
        </w:tc>
        <w:tc>
          <w:tcPr>
            <w:tcW w:w="1713" w:type="dxa"/>
            <w:vAlign w:val="center"/>
            <w:tcPrChange w:id="1916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13" w:type="dxa"/>
            <w:vAlign w:val="center"/>
            <w:tcPrChange w:id="1917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  <w:tc>
          <w:tcPr>
            <w:tcW w:w="1998" w:type="dxa"/>
            <w:vAlign w:val="center"/>
            <w:tcPrChange w:id="1918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8"/>
        </w:trPr>
        <w:tc>
          <w:tcPr>
            <w:tcW w:w="567" w:type="dxa"/>
            <w:vAlign w:val="center"/>
            <w:tcPrChange w:id="1919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20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3999" w:type="dxa"/>
            <w:vAlign w:val="center"/>
            <w:tcPrChange w:id="1921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Неверный логин и пароль</w:t>
            </w:r>
          </w:p>
        </w:tc>
        <w:tc>
          <w:tcPr>
            <w:tcW w:w="1713" w:type="dxa"/>
            <w:vAlign w:val="center"/>
            <w:tcPrChange w:id="1922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13" w:type="dxa"/>
            <w:vAlign w:val="center"/>
            <w:tcPrChange w:id="1923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1998" w:type="dxa"/>
            <w:vAlign w:val="center"/>
            <w:tcPrChange w:id="1924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1"/>
        </w:trPr>
        <w:tc>
          <w:tcPr>
            <w:tcW w:w="567" w:type="dxa"/>
            <w:vAlign w:val="center"/>
            <w:tcPrChange w:id="1925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26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  <w:tc>
          <w:tcPr>
            <w:tcW w:w="3999" w:type="dxa"/>
            <w:vAlign w:val="center"/>
            <w:tcPrChange w:id="1927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регистрации введен уже существующий логин</w:t>
            </w:r>
          </w:p>
        </w:tc>
        <w:tc>
          <w:tcPr>
            <w:tcW w:w="1713" w:type="dxa"/>
            <w:vAlign w:val="center"/>
            <w:tcPrChange w:id="1928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13" w:type="dxa"/>
            <w:vAlign w:val="center"/>
            <w:tcPrChange w:id="1929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  <w:tc>
          <w:tcPr>
            <w:tcW w:w="1998" w:type="dxa"/>
            <w:vAlign w:val="center"/>
            <w:tcPrChange w:id="1930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350882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568"/>
        </w:trPr>
        <w:tc>
          <w:tcPr>
            <w:tcW w:w="567" w:type="dxa"/>
            <w:vAlign w:val="center"/>
            <w:tcPrChange w:id="1931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32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7)</w:t>
            </w:r>
          </w:p>
        </w:tc>
        <w:tc>
          <w:tcPr>
            <w:tcW w:w="3999" w:type="dxa"/>
            <w:vAlign w:val="center"/>
            <w:tcPrChange w:id="1933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350882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Содержимое полей введите пароль и повторите пароль разные</w:t>
            </w:r>
          </w:p>
        </w:tc>
        <w:tc>
          <w:tcPr>
            <w:tcW w:w="1713" w:type="dxa"/>
            <w:vAlign w:val="center"/>
            <w:tcPrChange w:id="1934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Ошибка </w:t>
            </w:r>
            <w:r>
              <w:rPr>
                <w:sz w:val="28"/>
                <w:szCs w:val="28"/>
                <w:lang w:val="en-US"/>
              </w:rPr>
              <w:t xml:space="preserve">Error 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713" w:type="dxa"/>
            <w:vAlign w:val="center"/>
            <w:tcPrChange w:id="1935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7)</w:t>
            </w:r>
          </w:p>
        </w:tc>
        <w:tc>
          <w:tcPr>
            <w:tcW w:w="1998" w:type="dxa"/>
            <w:vAlign w:val="center"/>
            <w:tcPrChange w:id="1936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371"/>
        </w:trPr>
        <w:tc>
          <w:tcPr>
            <w:tcW w:w="567" w:type="dxa"/>
            <w:vAlign w:val="center"/>
            <w:tcPrChange w:id="1937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38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8)</w:t>
            </w:r>
          </w:p>
        </w:tc>
        <w:tc>
          <w:tcPr>
            <w:tcW w:w="3999" w:type="dxa"/>
            <w:vAlign w:val="center"/>
            <w:tcPrChange w:id="1939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подключения к базе данных</w:t>
            </w:r>
          </w:p>
        </w:tc>
        <w:tc>
          <w:tcPr>
            <w:tcW w:w="1713" w:type="dxa"/>
            <w:vAlign w:val="center"/>
            <w:tcPrChange w:id="1940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Ошибка </w:t>
            </w:r>
            <w:r>
              <w:rPr>
                <w:sz w:val="28"/>
                <w:szCs w:val="28"/>
                <w:lang w:val="en-US"/>
              </w:rPr>
              <w:t xml:space="preserve">Error 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1713" w:type="dxa"/>
            <w:vAlign w:val="center"/>
            <w:tcPrChange w:id="1941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8)</w:t>
            </w:r>
          </w:p>
        </w:tc>
        <w:tc>
          <w:tcPr>
            <w:tcW w:w="1998" w:type="dxa"/>
            <w:vAlign w:val="center"/>
            <w:tcPrChange w:id="1942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561"/>
        </w:trPr>
        <w:tc>
          <w:tcPr>
            <w:tcW w:w="567" w:type="dxa"/>
            <w:vAlign w:val="center"/>
            <w:tcPrChange w:id="1943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44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9)</w:t>
            </w:r>
          </w:p>
        </w:tc>
        <w:tc>
          <w:tcPr>
            <w:tcW w:w="3999" w:type="dxa"/>
            <w:vAlign w:val="center"/>
            <w:tcPrChange w:id="1945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40791E" w:rsidP="00650DDB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несуществующий код в поле введите код у окон «рассмотрение обращений</w:t>
            </w:r>
            <w:del w:id="1946" w:author="kirill shustov" w:date="2019-05-24T11:32:00Z">
              <w:r w:rsidDel="00E268D0">
                <w:rPr>
                  <w:sz w:val="28"/>
                  <w:szCs w:val="28"/>
                </w:rPr>
                <w:delText xml:space="preserve"> и удалить обращение</w:delText>
              </w:r>
            </w:del>
            <w:r>
              <w:rPr>
                <w:sz w:val="28"/>
                <w:szCs w:val="28"/>
              </w:rPr>
              <w:t>»</w:t>
            </w:r>
          </w:p>
        </w:tc>
        <w:tc>
          <w:tcPr>
            <w:tcW w:w="1713" w:type="dxa"/>
            <w:vAlign w:val="center"/>
            <w:tcPrChange w:id="1947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40791E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713" w:type="dxa"/>
            <w:vAlign w:val="center"/>
            <w:tcPrChange w:id="1948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40791E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9)</w:t>
            </w:r>
          </w:p>
        </w:tc>
        <w:tc>
          <w:tcPr>
            <w:tcW w:w="1998" w:type="dxa"/>
            <w:vAlign w:val="center"/>
            <w:tcPrChange w:id="1949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8023BD" w:rsidRPr="00E70994" w:rsidTr="005D1A43">
        <w:trPr>
          <w:trHeight w:val="568"/>
        </w:trPr>
        <w:tc>
          <w:tcPr>
            <w:tcW w:w="567" w:type="dxa"/>
            <w:vAlign w:val="center"/>
            <w:tcPrChange w:id="1950" w:author="kirill shustov" w:date="2019-05-24T11:49:00Z">
              <w:tcPr>
                <w:tcW w:w="845" w:type="dxa"/>
                <w:vAlign w:val="center"/>
              </w:tcPr>
            </w:tcPrChange>
          </w:tcPr>
          <w:p w:rsidR="008023BD" w:rsidRPr="00E70994" w:rsidRDefault="008023BD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51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3999" w:type="dxa"/>
            <w:vAlign w:val="center"/>
            <w:tcPrChange w:id="1952" w:author="kirill shustov" w:date="2019-05-24T11:49:00Z">
              <w:tcPr>
                <w:tcW w:w="3402" w:type="dxa"/>
                <w:vAlign w:val="center"/>
              </w:tcPr>
            </w:tcPrChange>
          </w:tcPr>
          <w:p w:rsidR="008023BD" w:rsidRPr="00E70994" w:rsidRDefault="0040791E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верный ввод данных в окне «восстановить логин или пароль»</w:t>
            </w:r>
          </w:p>
        </w:tc>
        <w:tc>
          <w:tcPr>
            <w:tcW w:w="1713" w:type="dxa"/>
            <w:vAlign w:val="center"/>
            <w:tcPrChange w:id="1953" w:author="kirill shustov" w:date="2019-05-24T11:49:00Z">
              <w:tcPr>
                <w:tcW w:w="1814" w:type="dxa"/>
                <w:vAlign w:val="center"/>
              </w:tcPr>
            </w:tcPrChange>
          </w:tcPr>
          <w:p w:rsidR="008023BD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sz w:val="28"/>
                <w:szCs w:val="28"/>
              </w:rPr>
              <w:t>10</w:t>
            </w:r>
          </w:p>
        </w:tc>
        <w:tc>
          <w:tcPr>
            <w:tcW w:w="1713" w:type="dxa"/>
            <w:vAlign w:val="center"/>
            <w:tcPrChange w:id="1954" w:author="kirill shustov" w:date="2019-05-24T11:49:00Z">
              <w:tcPr>
                <w:tcW w:w="1985" w:type="dxa"/>
                <w:vAlign w:val="center"/>
              </w:tcPr>
            </w:tcPrChange>
          </w:tcPr>
          <w:p w:rsidR="008023BD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1998" w:type="dxa"/>
            <w:vAlign w:val="center"/>
            <w:tcPrChange w:id="1955" w:author="kirill shustov" w:date="2019-05-24T11:49:00Z">
              <w:tcPr>
                <w:tcW w:w="1984" w:type="dxa"/>
                <w:vAlign w:val="center"/>
              </w:tcPr>
            </w:tcPrChange>
          </w:tcPr>
          <w:p w:rsidR="008023BD" w:rsidRPr="00DA3C1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  <w:tr w:rsidR="0040791E" w:rsidRPr="00E70994" w:rsidTr="005D1A43">
        <w:trPr>
          <w:trHeight w:val="469"/>
        </w:trPr>
        <w:tc>
          <w:tcPr>
            <w:tcW w:w="567" w:type="dxa"/>
            <w:vAlign w:val="center"/>
            <w:tcPrChange w:id="1956" w:author="kirill shustov" w:date="2019-05-24T11:49:00Z">
              <w:tcPr>
                <w:tcW w:w="845" w:type="dxa"/>
                <w:vAlign w:val="center"/>
              </w:tcPr>
            </w:tcPrChange>
          </w:tcPr>
          <w:p w:rsidR="0040791E" w:rsidRPr="00E70994" w:rsidRDefault="0040791E">
            <w:pPr>
              <w:tabs>
                <w:tab w:val="left" w:pos="1888"/>
              </w:tabs>
              <w:ind w:left="-113"/>
              <w:jc w:val="center"/>
              <w:rPr>
                <w:rFonts w:ascii="Times New Roman" w:hAnsi="Times New Roman" w:cs="Times New Roman"/>
                <w:sz w:val="28"/>
                <w:szCs w:val="28"/>
              </w:rPr>
              <w:pPrChange w:id="1957" w:author="kirill shustov" w:date="2019-05-24T11:49:00Z">
                <w:pPr>
                  <w:tabs>
                    <w:tab w:val="left" w:pos="1888"/>
                  </w:tabs>
                  <w:jc w:val="center"/>
                </w:pPr>
              </w:pPrChange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11)</w:t>
            </w:r>
          </w:p>
        </w:tc>
        <w:tc>
          <w:tcPr>
            <w:tcW w:w="3999" w:type="dxa"/>
            <w:vAlign w:val="center"/>
            <w:tcPrChange w:id="1958" w:author="kirill shustov" w:date="2019-05-24T11:49:00Z">
              <w:tcPr>
                <w:tcW w:w="3402" w:type="dxa"/>
                <w:vAlign w:val="center"/>
              </w:tcPr>
            </w:tcPrChange>
          </w:tcPr>
          <w:p w:rsidR="0040791E" w:rsidRPr="00E70994" w:rsidRDefault="005D1A43">
            <w:pPr>
              <w:pStyle w:val="Default"/>
              <w:ind w:left="-284" w:right="-170"/>
              <w:jc w:val="center"/>
              <w:rPr>
                <w:sz w:val="28"/>
                <w:szCs w:val="28"/>
              </w:rPr>
              <w:pPrChange w:id="1959" w:author="kirill shustov" w:date="2019-05-24T11:48:00Z">
                <w:pPr>
                  <w:pStyle w:val="Default"/>
                  <w:jc w:val="center"/>
                </w:pPr>
              </w:pPrChange>
            </w:pPr>
            <w:ins w:id="1960" w:author="kirill shustov" w:date="2019-05-24T11:46:00Z">
              <w:r>
                <w:rPr>
                  <w:sz w:val="28"/>
                  <w:szCs w:val="28"/>
                </w:rPr>
                <w:t>В окне «восстановить логин или пароль» не</w:t>
              </w:r>
            </w:ins>
            <w:ins w:id="1961" w:author="kirill shustov" w:date="2019-05-24T11:47:00Z">
              <w:r>
                <w:rPr>
                  <w:sz w:val="28"/>
                  <w:szCs w:val="28"/>
                </w:rPr>
                <w:t xml:space="preserve"> заполнены поля</w:t>
              </w:r>
            </w:ins>
            <w:del w:id="1962" w:author="kirill shustov" w:date="2019-05-24T11:45:00Z">
              <w:r w:rsidR="0040791E" w:rsidDel="005D1A43">
                <w:rPr>
                  <w:sz w:val="28"/>
                  <w:szCs w:val="28"/>
                </w:rPr>
                <w:delText xml:space="preserve">Не </w:delText>
              </w:r>
              <w:r w:rsidR="0040791E" w:rsidDel="005D1A43">
                <w:rPr>
                  <w:sz w:val="28"/>
                  <w:szCs w:val="28"/>
                </w:rPr>
                <w:lastRenderedPageBreak/>
                <w:delText>заполнены все поля в окне «восст</w:delText>
              </w:r>
            </w:del>
            <w:del w:id="1963" w:author="kirill shustov" w:date="2019-05-24T11:44:00Z">
              <w:r w:rsidR="0040791E" w:rsidDel="005D1A43">
                <w:rPr>
                  <w:sz w:val="28"/>
                  <w:szCs w:val="28"/>
                </w:rPr>
                <w:delText>ановить логин или пароль»</w:delText>
              </w:r>
            </w:del>
          </w:p>
        </w:tc>
        <w:tc>
          <w:tcPr>
            <w:tcW w:w="1713" w:type="dxa"/>
            <w:vAlign w:val="center"/>
            <w:tcPrChange w:id="1964" w:author="kirill shustov" w:date="2019-05-24T11:49:00Z">
              <w:tcPr>
                <w:tcW w:w="1814" w:type="dxa"/>
                <w:vAlign w:val="center"/>
              </w:tcPr>
            </w:tcPrChange>
          </w:tcPr>
          <w:p w:rsidR="0040791E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Error </w:t>
            </w:r>
            <w:r>
              <w:rPr>
                <w:sz w:val="28"/>
                <w:szCs w:val="28"/>
              </w:rPr>
              <w:t>11</w:t>
            </w:r>
          </w:p>
        </w:tc>
        <w:tc>
          <w:tcPr>
            <w:tcW w:w="1713" w:type="dxa"/>
            <w:vAlign w:val="center"/>
            <w:tcPrChange w:id="1965" w:author="kirill shustov" w:date="2019-05-24T11:49:00Z">
              <w:tcPr>
                <w:tcW w:w="1985" w:type="dxa"/>
                <w:vAlign w:val="center"/>
              </w:tcPr>
            </w:tcPrChange>
          </w:tcPr>
          <w:p w:rsidR="0040791E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11)</w:t>
            </w:r>
          </w:p>
        </w:tc>
        <w:tc>
          <w:tcPr>
            <w:tcW w:w="1998" w:type="dxa"/>
            <w:vAlign w:val="center"/>
            <w:tcPrChange w:id="1966" w:author="kirill shustov" w:date="2019-05-24T11:49:00Z">
              <w:tcPr>
                <w:tcW w:w="1984" w:type="dxa"/>
                <w:vAlign w:val="center"/>
              </w:tcPr>
            </w:tcPrChange>
          </w:tcPr>
          <w:p w:rsidR="0040791E" w:rsidRPr="00E70994" w:rsidRDefault="0040791E" w:rsidP="00650DDB">
            <w:pPr>
              <w:tabs>
                <w:tab w:val="left" w:pos="188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прошел успешно</w:t>
            </w:r>
          </w:p>
        </w:tc>
      </w:tr>
    </w:tbl>
    <w:p w:rsidR="0004461C" w:rsidRDefault="0004461C">
      <w:pPr>
        <w:pStyle w:val="222"/>
        <w:spacing w:before="840" w:after="0"/>
        <w:ind w:left="284" w:firstLine="680"/>
        <w:rPr>
          <w:ins w:id="1967" w:author="kirill shustov" w:date="2019-05-24T11:17:00Z"/>
        </w:rPr>
        <w:pPrChange w:id="1968" w:author="kirill shustov" w:date="2019-05-24T11:44:00Z">
          <w:pPr>
            <w:pStyle w:val="222"/>
            <w:ind w:left="284" w:firstLine="680"/>
          </w:pPr>
        </w:pPrChange>
      </w:pPr>
      <w:bookmarkStart w:id="1969" w:name="_Toc9508501"/>
    </w:p>
    <w:p w:rsidR="004A5CC3" w:rsidRDefault="004A5CC3">
      <w:pPr>
        <w:pStyle w:val="222"/>
        <w:spacing w:before="0" w:after="0"/>
        <w:ind w:left="284" w:firstLine="680"/>
        <w:rPr>
          <w:ins w:id="1970" w:author="kirill shustov" w:date="2019-05-24T11:28:00Z"/>
        </w:rPr>
        <w:pPrChange w:id="1971" w:author="kirill shustov" w:date="2019-05-24T11:28:00Z">
          <w:pPr>
            <w:pStyle w:val="222"/>
            <w:spacing w:before="0"/>
            <w:ind w:left="284" w:firstLine="680"/>
          </w:pPr>
        </w:pPrChange>
      </w:pPr>
    </w:p>
    <w:p w:rsidR="000D6309" w:rsidRPr="00401B9F" w:rsidRDefault="000D6309">
      <w:pPr>
        <w:pStyle w:val="222"/>
        <w:spacing w:before="0"/>
        <w:ind w:left="284" w:firstLine="680"/>
        <w:pPrChange w:id="1972" w:author="kirill shustov" w:date="2019-05-24T11:28:00Z">
          <w:pPr>
            <w:pStyle w:val="222"/>
            <w:ind w:left="284" w:firstLine="680"/>
          </w:pPr>
        </w:pPrChange>
      </w:pPr>
      <w:bookmarkStart w:id="1973" w:name="_Toc9618767"/>
      <w:r w:rsidRPr="00401B9F">
        <w:t xml:space="preserve">2.6 </w:t>
      </w:r>
      <w:r w:rsidR="00F47276">
        <w:t>Т</w:t>
      </w:r>
      <w:r w:rsidRPr="00401B9F">
        <w:t>естирование программного модуля «</w:t>
      </w:r>
      <w:ins w:id="1974" w:author="kirill shustov" w:date="2019-05-31T21:40:00Z">
        <w:r w:rsidR="00D22F49">
          <w:t>Р</w:t>
        </w:r>
      </w:ins>
      <w:del w:id="1975" w:author="kirill shustov" w:date="2019-05-31T21:40:00Z">
        <w:r w:rsidRPr="00401B9F" w:rsidDel="00D22F49">
          <w:delText>р</w:delText>
        </w:r>
      </w:del>
      <w:r w:rsidRPr="00401B9F">
        <w:t>егистрация обращений граждан» методом «</w:t>
      </w:r>
      <w:ins w:id="1976" w:author="kirill shustov" w:date="2019-05-31T21:41:00Z">
        <w:r w:rsidR="00D22F49">
          <w:t>Б</w:t>
        </w:r>
      </w:ins>
      <w:del w:id="1977" w:author="kirill shustov" w:date="2019-05-31T21:41:00Z">
        <w:r w:rsidRPr="00401B9F" w:rsidDel="00D22F49">
          <w:delText>б</w:delText>
        </w:r>
      </w:del>
      <w:r w:rsidRPr="00401B9F">
        <w:t>ел</w:t>
      </w:r>
      <w:ins w:id="1978" w:author="kirill shustov" w:date="2019-05-24T19:31:00Z">
        <w:r w:rsidR="0019527F">
          <w:t>ый</w:t>
        </w:r>
      </w:ins>
      <w:del w:id="1979" w:author="kirill shustov" w:date="2019-05-24T19:31:00Z">
        <w:r w:rsidRPr="00401B9F" w:rsidDel="0019527F">
          <w:delText>ого</w:delText>
        </w:r>
      </w:del>
      <w:r w:rsidRPr="00401B9F">
        <w:t xml:space="preserve"> ящик</w:t>
      </w:r>
      <w:del w:id="1980" w:author="kirill shustov" w:date="2019-05-24T19:31:00Z">
        <w:r w:rsidRPr="00401B9F" w:rsidDel="0019527F">
          <w:delText>а</w:delText>
        </w:r>
      </w:del>
      <w:r w:rsidRPr="00401B9F">
        <w:t>»</w:t>
      </w:r>
      <w:bookmarkEnd w:id="1969"/>
      <w:bookmarkEnd w:id="1973"/>
    </w:p>
    <w:p w:rsidR="00E97FC1" w:rsidRPr="00590295" w:rsidDel="0004461C" w:rsidRDefault="00E97FC1">
      <w:pPr>
        <w:pStyle w:val="123"/>
        <w:rPr>
          <w:del w:id="1981" w:author="kirill shustov" w:date="2019-05-24T11:17:00Z"/>
        </w:rPr>
        <w:pPrChange w:id="1982" w:author="kirill shustov" w:date="2019-05-24T19:35:00Z">
          <w:pPr>
            <w:pStyle w:val="123"/>
            <w:spacing w:after="240"/>
          </w:pPr>
        </w:pPrChange>
      </w:pPr>
    </w:p>
    <w:p w:rsidR="00E97FC1" w:rsidRPr="00590295" w:rsidDel="0004461C" w:rsidRDefault="00E97FC1">
      <w:pPr>
        <w:pStyle w:val="123"/>
        <w:rPr>
          <w:del w:id="1983" w:author="kirill shustov" w:date="2019-05-24T11:17:00Z"/>
        </w:rPr>
        <w:pPrChange w:id="1984" w:author="kirill shustov" w:date="2019-05-24T19:35:00Z">
          <w:pPr>
            <w:pStyle w:val="123"/>
            <w:spacing w:after="260"/>
          </w:pPr>
        </w:pPrChange>
      </w:pPr>
    </w:p>
    <w:p w:rsidR="00650DDB" w:rsidRPr="00590295" w:rsidDel="00590295" w:rsidRDefault="00367F80">
      <w:pPr>
        <w:pStyle w:val="123"/>
        <w:spacing w:after="600"/>
        <w:rPr>
          <w:del w:id="1985" w:author="kirill shustov" w:date="2019-05-24T19:34:00Z"/>
        </w:rPr>
        <w:pPrChange w:id="1986" w:author="kirill shustov" w:date="2019-05-24T19:36:00Z">
          <w:pPr>
            <w:pStyle w:val="123"/>
            <w:spacing w:after="240"/>
          </w:pPr>
        </w:pPrChange>
      </w:pPr>
      <w:r w:rsidRPr="00590295">
        <w:t>Тестирование методом «</w:t>
      </w:r>
      <w:ins w:id="1987" w:author="kirill shustov" w:date="2019-05-31T21:40:00Z">
        <w:r w:rsidR="00D22F49">
          <w:t>Б</w:t>
        </w:r>
      </w:ins>
      <w:del w:id="1988" w:author="kirill shustov" w:date="2019-05-31T21:40:00Z">
        <w:r w:rsidRPr="00590295" w:rsidDel="00D22F49">
          <w:delText>б</w:delText>
        </w:r>
      </w:del>
      <w:r w:rsidRPr="00590295">
        <w:t>елый ящик» позволяет найти и исправить ошибки программного кода путем намеренного создания этих ошибок в тех местах,</w:t>
      </w:r>
      <w:ins w:id="1989" w:author="kirill shustov" w:date="2019-05-24T19:35:00Z">
        <w:r w:rsidR="00590295" w:rsidRPr="00590295">
          <w:t xml:space="preserve"> которые вызывают сомнения в принципе их работы. В таблице 3 представлены ошибки, которые были выявлены в процессе работы с программным модулем «</w:t>
        </w:r>
      </w:ins>
      <w:ins w:id="1990" w:author="kirill shustov" w:date="2019-05-31T21:41:00Z">
        <w:r w:rsidR="00D22F49">
          <w:t>Р</w:t>
        </w:r>
      </w:ins>
      <w:ins w:id="1991" w:author="kirill shustov" w:date="2019-05-24T19:35:00Z">
        <w:r w:rsidR="00590295" w:rsidRPr="00590295">
          <w:t>егистрация обращений граждан» и исправление этих ошибок.</w:t>
        </w:r>
      </w:ins>
    </w:p>
    <w:p w:rsidR="000D6309" w:rsidRDefault="00367F80">
      <w:pPr>
        <w:pStyle w:val="123"/>
        <w:spacing w:after="600"/>
        <w:pPrChange w:id="1992" w:author="kirill shustov" w:date="2019-05-24T19:36:00Z">
          <w:pPr>
            <w:pStyle w:val="123"/>
            <w:spacing w:after="240"/>
            <w:ind w:firstLine="0"/>
          </w:pPr>
        </w:pPrChange>
      </w:pPr>
      <w:del w:id="1993" w:author="kirill shustov" w:date="2019-05-24T19:33:00Z">
        <w:r w:rsidDel="0019527F">
          <w:delText xml:space="preserve"> </w:delText>
        </w:r>
      </w:del>
      <w:del w:id="1994" w:author="kirill shustov" w:date="2019-05-24T19:35:00Z">
        <w:r w:rsidDel="00590295">
          <w:delText>которые вызывают сомнения в принципе их работы. В таблице 3 представлены ошибки, которые были выявлены в процессе работы с программным модулем «регистрация обращений граждан» и исправление этих ошибок.</w:delText>
        </w:r>
      </w:del>
    </w:p>
    <w:p w:rsidR="00E97FC1" w:rsidRPr="00E97FC1" w:rsidRDefault="00930835" w:rsidP="00E97FC1">
      <w:pPr>
        <w:pStyle w:val="123"/>
      </w:pPr>
      <w:r w:rsidRPr="004A5CC3">
        <w:rPr>
          <w:color w:val="000000" w:themeColor="text1"/>
          <w:rPrChange w:id="1995" w:author="kirill shustov" w:date="2019-05-24T11:29:00Z">
            <w:rPr>
              <w:color w:val="FF0000"/>
            </w:rPr>
          </w:rPrChange>
        </w:rPr>
        <w:t xml:space="preserve">Таблица 3 </w:t>
      </w:r>
      <w:r>
        <w:t xml:space="preserve">– </w:t>
      </w:r>
      <w:ins w:id="1996" w:author="kirill shustov" w:date="2019-05-31T21:40:00Z">
        <w:r w:rsidR="00D22F49">
          <w:t>И</w:t>
        </w:r>
      </w:ins>
      <w:del w:id="1997" w:author="kirill shustov" w:date="2019-05-31T21:40:00Z">
        <w:r w:rsidDel="00D22F49">
          <w:delText>и</w:delText>
        </w:r>
      </w:del>
      <w:r>
        <w:t>справление ошибок программного модуля «</w:t>
      </w:r>
      <w:ins w:id="1998" w:author="kirill shustov" w:date="2019-05-31T21:40:00Z">
        <w:r w:rsidR="00D22F49">
          <w:t>Р</w:t>
        </w:r>
      </w:ins>
      <w:del w:id="1999" w:author="kirill shustov" w:date="2019-05-31T21:40:00Z">
        <w:r w:rsidDel="00D22F49">
          <w:delText>р</w:delText>
        </w:r>
      </w:del>
      <w:r>
        <w:t>егистрация обращений граждан»</w:t>
      </w:r>
      <w:ins w:id="2000" w:author="kirill shustov" w:date="2019-05-24T19:36:00Z">
        <w:r w:rsidR="00590295">
          <w:t xml:space="preserve"> методом «</w:t>
        </w:r>
      </w:ins>
      <w:ins w:id="2001" w:author="kirill shustov" w:date="2019-05-31T21:40:00Z">
        <w:r w:rsidR="00D22F49">
          <w:t>Б</w:t>
        </w:r>
      </w:ins>
      <w:ins w:id="2002" w:author="kirill shustov" w:date="2019-05-24T19:36:00Z">
        <w:r w:rsidR="00590295">
          <w:t>елый ящик»</w:t>
        </w:r>
      </w:ins>
    </w:p>
    <w:tbl>
      <w:tblPr>
        <w:tblStyle w:val="a7"/>
        <w:tblpPr w:leftFromText="180" w:rightFromText="180" w:vertAnchor="text" w:tblpX="534" w:tblpY="1"/>
        <w:tblOverlap w:val="never"/>
        <w:tblW w:w="0" w:type="auto"/>
        <w:tblLook w:val="04A0" w:firstRow="1" w:lastRow="0" w:firstColumn="1" w:lastColumn="0" w:noHBand="0" w:noVBand="1"/>
        <w:tblPrChange w:id="2003" w:author="kirill shustov" w:date="2019-05-24T11:19:00Z">
          <w:tblPr>
            <w:tblStyle w:val="a7"/>
            <w:tblpPr w:leftFromText="180" w:rightFromText="180" w:vertAnchor="text" w:tblpX="534" w:tblpY="1"/>
            <w:tblOverlap w:val="never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27"/>
        <w:gridCol w:w="3363"/>
        <w:gridCol w:w="4557"/>
        <w:tblGridChange w:id="2004">
          <w:tblGrid>
            <w:gridCol w:w="1827"/>
            <w:gridCol w:w="3363"/>
            <w:gridCol w:w="4557"/>
          </w:tblGrid>
        </w:tblGridChange>
      </w:tblGrid>
      <w:tr w:rsidR="0004461C" w:rsidRPr="0004461C" w:rsidTr="0004461C">
        <w:trPr>
          <w:trHeight w:val="929"/>
          <w:trPrChange w:id="2005" w:author="kirill shustov" w:date="2019-05-24T11:19:00Z">
            <w:trPr>
              <w:trHeight w:val="929"/>
            </w:trPr>
          </w:trPrChange>
        </w:trPr>
        <w:tc>
          <w:tcPr>
            <w:tcW w:w="1827" w:type="dxa"/>
            <w:tcPrChange w:id="2006" w:author="kirill shustov" w:date="2019-05-24T11:19:00Z">
              <w:tcPr>
                <w:tcW w:w="1827" w:type="dxa"/>
              </w:tcPr>
            </w:tcPrChange>
          </w:tcPr>
          <w:p w:rsidR="00930835" w:rsidRPr="0004461C" w:rsidRDefault="00930835" w:rsidP="00552780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07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008" w:author="kirill shustov" w:date="2019-05-24T11:18:00Z">
                  <w:rPr/>
                </w:rPrChange>
              </w:rPr>
              <w:t>Действия, приводящие к ошибке</w:t>
            </w:r>
          </w:p>
        </w:tc>
        <w:tc>
          <w:tcPr>
            <w:tcW w:w="3363" w:type="dxa"/>
            <w:tcPrChange w:id="2009" w:author="kirill shustov" w:date="2019-05-24T11:19:00Z">
              <w:tcPr>
                <w:tcW w:w="3363" w:type="dxa"/>
              </w:tcPr>
            </w:tcPrChange>
          </w:tcPr>
          <w:p w:rsidR="00930835" w:rsidRPr="0004461C" w:rsidRDefault="00930835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10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011" w:author="kirill shustov" w:date="2019-05-24T11:18:00Z">
                  <w:rPr/>
                </w:rPrChange>
              </w:rPr>
              <w:t>Код ошибки</w:t>
            </w:r>
          </w:p>
        </w:tc>
        <w:tc>
          <w:tcPr>
            <w:tcW w:w="4557" w:type="dxa"/>
            <w:tcPrChange w:id="2012" w:author="kirill shustov" w:date="2019-05-24T11:19:00Z">
              <w:tcPr>
                <w:tcW w:w="4557" w:type="dxa"/>
              </w:tcPr>
            </w:tcPrChange>
          </w:tcPr>
          <w:p w:rsidR="00930835" w:rsidRPr="0004461C" w:rsidRDefault="00930835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13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014" w:author="kirill shustov" w:date="2019-05-24T11:18:00Z">
                  <w:rPr/>
                </w:rPrChange>
              </w:rPr>
              <w:t>Код исправления</w:t>
            </w:r>
          </w:p>
        </w:tc>
      </w:tr>
      <w:tr w:rsidR="0004461C" w:rsidRPr="0004461C" w:rsidTr="0004461C">
        <w:trPr>
          <w:trHeight w:val="4876"/>
          <w:trPrChange w:id="2015" w:author="kirill shustov" w:date="2019-05-24T11:19:00Z">
            <w:trPr>
              <w:trHeight w:val="4876"/>
            </w:trPr>
          </w:trPrChange>
        </w:trPr>
        <w:tc>
          <w:tcPr>
            <w:tcW w:w="1827" w:type="dxa"/>
            <w:tcPrChange w:id="2016" w:author="kirill shustov" w:date="2019-05-24T11:19:00Z">
              <w:tcPr>
                <w:tcW w:w="1827" w:type="dxa"/>
              </w:tcPr>
            </w:tcPrChange>
          </w:tcPr>
          <w:p w:rsidR="00930835" w:rsidRPr="0004461C" w:rsidRDefault="00930835" w:rsidP="00552780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17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018" w:author="kirill shustov" w:date="2019-05-24T11:18:00Z">
                  <w:rPr/>
                </w:rPrChange>
              </w:rPr>
              <w:lastRenderedPageBreak/>
              <w:t>Вход в систему без подключения базы данных</w:t>
            </w:r>
          </w:p>
        </w:tc>
        <w:tc>
          <w:tcPr>
            <w:tcW w:w="3363" w:type="dxa"/>
            <w:tcPrChange w:id="2019" w:author="kirill shustov" w:date="2019-05-24T11:19:00Z">
              <w:tcPr>
                <w:tcW w:w="3363" w:type="dxa"/>
              </w:tcPr>
            </w:tcPrChange>
          </w:tcPr>
          <w:p w:rsidR="00930835" w:rsidRPr="0004461C" w:rsidRDefault="00930835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20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21" w:author="kirill shustov" w:date="2019-05-24T11:18:00Z">
                  <w:rPr>
                    <w:lang w:val="en-US"/>
                  </w:rPr>
                </w:rPrChange>
              </w:rPr>
              <w:t>System</w:t>
            </w:r>
            <w:r w:rsidRPr="0004461C">
              <w:rPr>
                <w:sz w:val="24"/>
                <w:szCs w:val="24"/>
                <w:rPrChange w:id="2022" w:author="kirill shustov" w:date="2019-05-24T11:18:00Z">
                  <w:rPr/>
                </w:rPrChange>
              </w:rPr>
              <w:t>.</w:t>
            </w:r>
            <w:r w:rsidRPr="0004461C">
              <w:rPr>
                <w:sz w:val="24"/>
                <w:szCs w:val="24"/>
                <w:lang w:val="en-US"/>
                <w:rPrChange w:id="2023" w:author="kirill shustov" w:date="2019-05-24T11:18:00Z">
                  <w:rPr>
                    <w:lang w:val="en-US"/>
                  </w:rPr>
                </w:rPrChange>
              </w:rPr>
              <w:t>Data</w:t>
            </w:r>
            <w:r w:rsidRPr="0004461C">
              <w:rPr>
                <w:sz w:val="24"/>
                <w:szCs w:val="24"/>
                <w:rPrChange w:id="2024" w:author="kirill shustov" w:date="2019-05-24T11:18:00Z">
                  <w:rPr/>
                </w:rPrChange>
              </w:rPr>
              <w:t>.</w:t>
            </w:r>
            <w:r w:rsidRPr="0004461C">
              <w:rPr>
                <w:sz w:val="24"/>
                <w:szCs w:val="24"/>
                <w:lang w:val="en-US"/>
                <w:rPrChange w:id="2025" w:author="kirill shustov" w:date="2019-05-24T11:18:00Z">
                  <w:rPr>
                    <w:lang w:val="en-US"/>
                  </w:rPr>
                </w:rPrChange>
              </w:rPr>
              <w:t>SqlClient</w:t>
            </w:r>
            <w:r w:rsidRPr="0004461C">
              <w:rPr>
                <w:sz w:val="24"/>
                <w:szCs w:val="24"/>
                <w:rPrChange w:id="2026" w:author="kirill shustov" w:date="2019-05-24T11:18:00Z">
                  <w:rPr/>
                </w:rPrChange>
              </w:rPr>
              <w:t>.</w:t>
            </w:r>
          </w:p>
          <w:p w:rsidR="00930835" w:rsidRPr="0004461C" w:rsidRDefault="00930835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27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28" w:author="kirill shustov" w:date="2019-05-24T11:18:00Z">
                  <w:rPr>
                    <w:lang w:val="en-US"/>
                  </w:rPr>
                </w:rPrChange>
              </w:rPr>
              <w:t>SqlException</w:t>
            </w:r>
            <w:r w:rsidRPr="0004461C">
              <w:rPr>
                <w:sz w:val="24"/>
                <w:szCs w:val="24"/>
                <w:rPrChange w:id="2029" w:author="kirill shustov" w:date="2019-05-24T11:18:00Z">
                  <w:rPr/>
                </w:rPrChange>
              </w:rPr>
              <w:t xml:space="preserve">: При устоновлении соединения с </w:t>
            </w:r>
            <w:r w:rsidRPr="0004461C">
              <w:rPr>
                <w:sz w:val="24"/>
                <w:szCs w:val="24"/>
                <w:lang w:val="en-US"/>
                <w:rPrChange w:id="2030" w:author="kirill shustov" w:date="2019-05-24T11:18:00Z">
                  <w:rPr>
                    <w:lang w:val="en-US"/>
                  </w:rPr>
                </w:rPrChange>
              </w:rPr>
              <w:t>SQL</w:t>
            </w:r>
            <w:r w:rsidRPr="0004461C">
              <w:rPr>
                <w:sz w:val="24"/>
                <w:szCs w:val="24"/>
                <w:rPrChange w:id="2031" w:author="kirill shustov" w:date="2019-05-24T11:18:00Z">
                  <w:rPr/>
                </w:rPrChange>
              </w:rPr>
              <w:t xml:space="preserve"> </w:t>
            </w:r>
            <w:r w:rsidRPr="0004461C">
              <w:rPr>
                <w:sz w:val="24"/>
                <w:szCs w:val="24"/>
                <w:lang w:val="en-US"/>
                <w:rPrChange w:id="2032" w:author="kirill shustov" w:date="2019-05-24T11:18:00Z">
                  <w:rPr>
                    <w:lang w:val="en-US"/>
                  </w:rPr>
                </w:rPrChange>
              </w:rPr>
              <w:t>Server</w:t>
            </w:r>
            <w:r w:rsidRPr="0004461C">
              <w:rPr>
                <w:sz w:val="24"/>
                <w:szCs w:val="24"/>
                <w:rPrChange w:id="2033" w:author="kirill shustov" w:date="2019-05-24T11:18:00Z">
                  <w:rPr/>
                </w:rPrChange>
              </w:rPr>
              <w:t xml:space="preserve"> произошла ошибка, связанная с сетью или с определенным экземпляром. Сервер не найден или недоступен.</w:t>
            </w:r>
          </w:p>
        </w:tc>
        <w:tc>
          <w:tcPr>
            <w:tcW w:w="4557" w:type="dxa"/>
            <w:tcPrChange w:id="2034" w:author="kirill shustov" w:date="2019-05-24T11:19:00Z">
              <w:tcPr>
                <w:tcW w:w="4557" w:type="dxa"/>
              </w:tcPr>
            </w:tcPrChange>
          </w:tcPr>
          <w:p w:rsidR="00930835" w:rsidRPr="0004461C" w:rsidRDefault="00930835" w:rsidP="005F5441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35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36" w:author="kirill shustov" w:date="2019-05-24T11:18:00Z">
                  <w:rPr>
                    <w:lang w:val="en-US"/>
                  </w:rPr>
                </w:rPrChange>
              </w:rPr>
              <w:t>Try</w:t>
            </w:r>
          </w:p>
          <w:p w:rsidR="00930835" w:rsidRPr="0004461C" w:rsidRDefault="00930835" w:rsidP="00DE148A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37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38" w:author="kirill shustov" w:date="2019-05-24T11:18:00Z">
                  <w:rPr>
                    <w:lang w:val="en-US"/>
                  </w:rPr>
                </w:rPrChange>
              </w:rPr>
              <w:t>{</w:t>
            </w:r>
          </w:p>
          <w:p w:rsidR="00930835" w:rsidRPr="0004461C" w:rsidRDefault="00930835" w:rsidP="00DE148A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39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40" w:author="kirill shustov" w:date="2019-05-24T11:18:00Z">
                  <w:rPr>
                    <w:lang w:val="en-US"/>
                  </w:rPr>
                </w:rPrChange>
              </w:rPr>
              <w:t>Connectionvxod.Open();</w:t>
            </w:r>
          </w:p>
          <w:p w:rsidR="00930835" w:rsidRPr="0004461C" w:rsidRDefault="00930835" w:rsidP="002656FF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41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42" w:author="kirill shustov" w:date="2019-05-24T11:18:00Z">
                  <w:rPr>
                    <w:lang w:val="en-US"/>
                  </w:rPr>
                </w:rPrChange>
              </w:rPr>
              <w:t>}</w:t>
            </w:r>
          </w:p>
          <w:p w:rsidR="00930835" w:rsidRPr="0004461C" w:rsidRDefault="00930835" w:rsidP="004B421B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43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44" w:author="kirill shustov" w:date="2019-05-24T11:18:00Z">
                  <w:rPr>
                    <w:lang w:val="en-US"/>
                  </w:rPr>
                </w:rPrChange>
              </w:rPr>
              <w:t>Catch</w:t>
            </w:r>
          </w:p>
          <w:p w:rsidR="00930835" w:rsidRPr="0004461C" w:rsidRDefault="00930835" w:rsidP="006F5FB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45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46" w:author="kirill shustov" w:date="2019-05-24T11:18:00Z">
                  <w:rPr>
                    <w:lang w:val="en-US"/>
                  </w:rPr>
                </w:rPrChange>
              </w:rPr>
              <w:t>{</w:t>
            </w:r>
          </w:p>
          <w:p w:rsidR="00281E38" w:rsidRPr="0004461C" w:rsidRDefault="00281E38" w:rsidP="00444765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47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48" w:author="kirill shustov" w:date="2019-05-24T11:18:00Z">
                  <w:rPr>
                    <w:lang w:val="en-US"/>
                  </w:rPr>
                </w:rPrChange>
              </w:rPr>
              <w:t>if (connectionvxod.State == ConnectionState.Closed)</w:t>
            </w:r>
          </w:p>
          <w:p w:rsidR="00281E38" w:rsidRPr="0004461C" w:rsidRDefault="00281E38" w:rsidP="00444765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49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50" w:author="kirill shustov" w:date="2019-05-24T11:18:00Z">
                  <w:rPr>
                    <w:lang w:val="en-US"/>
                  </w:rPr>
                </w:rPrChange>
              </w:rPr>
              <w:t>{</w:t>
            </w:r>
          </w:p>
          <w:p w:rsidR="00930835" w:rsidRPr="0004461C" w:rsidRDefault="00281E38" w:rsidP="00444765">
            <w:pPr>
              <w:pStyle w:val="123"/>
              <w:spacing w:line="240" w:lineRule="auto"/>
              <w:ind w:left="0" w:right="0" w:firstLine="0"/>
              <w:rPr>
                <w:rFonts w:ascii="Consolas" w:hAnsi="Consolas" w:cs="Consolas"/>
                <w:color w:val="000000"/>
                <w:sz w:val="24"/>
                <w:szCs w:val="24"/>
                <w:lang w:val="en-US"/>
                <w:rPrChange w:id="2051" w:author="kirill shustov" w:date="2019-05-24T11:18:00Z">
                  <w:rPr>
                    <w:rFonts w:ascii="Consolas" w:hAnsi="Consolas" w:cs="Consolas"/>
                    <w:color w:val="000000"/>
                    <w:sz w:val="19"/>
                    <w:szCs w:val="19"/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52" w:author="kirill shustov" w:date="2019-05-24T11:18:00Z">
                  <w:rPr>
                    <w:lang w:val="en-US"/>
                  </w:rPr>
                </w:rPrChange>
              </w:rPr>
              <w:t>MessageBox.Show("</w:t>
            </w:r>
            <w:r w:rsidRPr="0004461C">
              <w:rPr>
                <w:sz w:val="24"/>
                <w:szCs w:val="24"/>
                <w:rPrChange w:id="2053" w:author="kirill shustov" w:date="2019-05-24T11:18:00Z">
                  <w:rPr/>
                </w:rPrChange>
              </w:rPr>
              <w:t>Нет</w:t>
            </w:r>
            <w:r w:rsidRPr="0004461C">
              <w:rPr>
                <w:sz w:val="24"/>
                <w:szCs w:val="24"/>
                <w:lang w:val="en-US"/>
                <w:rPrChange w:id="2054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55" w:author="kirill shustov" w:date="2019-05-24T11:18:00Z">
                  <w:rPr/>
                </w:rPrChange>
              </w:rPr>
              <w:t>подключения</w:t>
            </w:r>
            <w:r w:rsidRPr="0004461C">
              <w:rPr>
                <w:sz w:val="24"/>
                <w:szCs w:val="24"/>
                <w:lang w:val="en-US"/>
                <w:rPrChange w:id="2056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57" w:author="kirill shustov" w:date="2019-05-24T11:18:00Z">
                  <w:rPr/>
                </w:rPrChange>
              </w:rPr>
              <w:t>к</w:t>
            </w:r>
            <w:r w:rsidRPr="0004461C">
              <w:rPr>
                <w:sz w:val="24"/>
                <w:szCs w:val="24"/>
                <w:lang w:val="en-US"/>
                <w:rPrChange w:id="2058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59" w:author="kirill shustov" w:date="2019-05-24T11:18:00Z">
                  <w:rPr/>
                </w:rPrChange>
              </w:rPr>
              <w:t>базе</w:t>
            </w:r>
            <w:r w:rsidRPr="0004461C">
              <w:rPr>
                <w:rFonts w:ascii="Consolas" w:hAnsi="Consolas" w:cs="Consolas"/>
                <w:color w:val="A31515"/>
                <w:sz w:val="24"/>
                <w:szCs w:val="24"/>
                <w:lang w:val="en-US"/>
                <w:rPrChange w:id="2060" w:author="kirill shustov" w:date="2019-05-24T11:18:00Z">
                  <w:rPr>
                    <w:rFonts w:ascii="Consolas" w:hAnsi="Consolas" w:cs="Consolas"/>
                    <w:color w:val="A31515"/>
                    <w:sz w:val="19"/>
                    <w:szCs w:val="19"/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61" w:author="kirill shustov" w:date="2019-05-24T11:18:00Z">
                  <w:rPr/>
                </w:rPrChange>
              </w:rPr>
              <w:t>данных</w:t>
            </w:r>
            <w:r w:rsidRPr="0004461C">
              <w:rPr>
                <w:sz w:val="24"/>
                <w:szCs w:val="24"/>
                <w:lang w:val="en-US"/>
                <w:rPrChange w:id="2062" w:author="kirill shustov" w:date="2019-05-24T11:18:00Z">
                  <w:rPr>
                    <w:lang w:val="en-US"/>
                  </w:rPr>
                </w:rPrChange>
              </w:rPr>
              <w:t>.\n</w:t>
            </w:r>
            <w:r w:rsidRPr="0004461C">
              <w:rPr>
                <w:sz w:val="24"/>
                <w:szCs w:val="24"/>
                <w:rPrChange w:id="2063" w:author="kirill shustov" w:date="2019-05-24T11:18:00Z">
                  <w:rPr/>
                </w:rPrChange>
              </w:rPr>
              <w:t>По</w:t>
            </w:r>
            <w:r w:rsidRPr="0004461C">
              <w:rPr>
                <w:sz w:val="24"/>
                <w:szCs w:val="24"/>
                <w:lang w:val="en-US"/>
                <w:rPrChange w:id="2064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65" w:author="kirill shustov" w:date="2019-05-24T11:18:00Z">
                  <w:rPr/>
                </w:rPrChange>
              </w:rPr>
              <w:t>нажатию</w:t>
            </w:r>
            <w:r w:rsidRPr="0004461C">
              <w:rPr>
                <w:sz w:val="24"/>
                <w:szCs w:val="24"/>
                <w:lang w:val="en-US"/>
                <w:rPrChange w:id="2066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67" w:author="kirill shustov" w:date="2019-05-24T11:18:00Z">
                  <w:rPr/>
                </w:rPrChange>
              </w:rPr>
              <w:t>кнопки</w:t>
            </w:r>
            <w:r w:rsidRPr="0004461C">
              <w:rPr>
                <w:sz w:val="24"/>
                <w:szCs w:val="24"/>
                <w:lang w:val="en-US"/>
                <w:rPrChange w:id="2068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69" w:author="kirill shustov" w:date="2019-05-24T11:18:00Z">
                  <w:rPr/>
                </w:rPrChange>
              </w:rPr>
              <w:t>печать</w:t>
            </w:r>
            <w:r w:rsidRPr="0004461C">
              <w:rPr>
                <w:sz w:val="24"/>
                <w:szCs w:val="24"/>
                <w:lang w:val="en-US"/>
                <w:rPrChange w:id="2070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71" w:author="kirill shustov" w:date="2019-05-24T11:18:00Z">
                  <w:rPr/>
                </w:rPrChange>
              </w:rPr>
              <w:t>можно</w:t>
            </w:r>
            <w:r w:rsidRPr="0004461C">
              <w:rPr>
                <w:sz w:val="24"/>
                <w:szCs w:val="24"/>
                <w:lang w:val="en-US"/>
                <w:rPrChange w:id="2072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73" w:author="kirill shustov" w:date="2019-05-24T11:18:00Z">
                  <w:rPr/>
                </w:rPrChange>
              </w:rPr>
              <w:t>распечатать</w:t>
            </w:r>
            <w:r w:rsidRPr="0004461C">
              <w:rPr>
                <w:sz w:val="24"/>
                <w:szCs w:val="24"/>
                <w:lang w:val="en-US"/>
                <w:rPrChange w:id="2074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75" w:author="kirill shustov" w:date="2019-05-24T11:18:00Z">
                  <w:rPr/>
                </w:rPrChange>
              </w:rPr>
              <w:t>заявление</w:t>
            </w:r>
            <w:r w:rsidRPr="0004461C">
              <w:rPr>
                <w:sz w:val="24"/>
                <w:szCs w:val="24"/>
                <w:lang w:val="en-US"/>
                <w:rPrChange w:id="2076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77" w:author="kirill shustov" w:date="2019-05-24T11:18:00Z">
                  <w:rPr/>
                </w:rPrChange>
              </w:rPr>
              <w:t>для</w:t>
            </w:r>
            <w:r w:rsidRPr="0004461C">
              <w:rPr>
                <w:sz w:val="24"/>
                <w:szCs w:val="24"/>
                <w:lang w:val="en-US"/>
                <w:rPrChange w:id="2078" w:author="kirill shustov" w:date="2019-05-24T11:18:00Z">
                  <w:rPr>
                    <w:lang w:val="en-US"/>
                  </w:rPr>
                </w:rPrChange>
              </w:rPr>
              <w:t xml:space="preserve"> </w:t>
            </w:r>
            <w:r w:rsidRPr="0004461C">
              <w:rPr>
                <w:sz w:val="24"/>
                <w:szCs w:val="24"/>
                <w:rPrChange w:id="2079" w:author="kirill shustov" w:date="2019-05-24T11:18:00Z">
                  <w:rPr/>
                </w:rPrChange>
              </w:rPr>
              <w:t>обращения</w:t>
            </w:r>
            <w:r w:rsidRPr="0004461C">
              <w:rPr>
                <w:sz w:val="24"/>
                <w:szCs w:val="24"/>
                <w:lang w:val="en-US"/>
                <w:rPrChange w:id="2080" w:author="kirill shustov" w:date="2019-05-24T11:18:00Z">
                  <w:rPr>
                    <w:lang w:val="en-US"/>
                  </w:rPr>
                </w:rPrChange>
              </w:rPr>
              <w:t>.", "</w:t>
            </w:r>
            <w:r w:rsidRPr="0004461C">
              <w:rPr>
                <w:sz w:val="24"/>
                <w:szCs w:val="24"/>
                <w:rPrChange w:id="2081" w:author="kirill shustov" w:date="2019-05-24T11:18:00Z">
                  <w:rPr/>
                </w:rPrChange>
              </w:rPr>
              <w:t>Регистрация</w:t>
            </w:r>
            <w:r w:rsidRPr="0004461C">
              <w:rPr>
                <w:sz w:val="24"/>
                <w:szCs w:val="24"/>
                <w:lang w:val="en-US"/>
                <w:rPrChange w:id="2082" w:author="kirill shustov" w:date="2019-05-24T11:18:00Z">
                  <w:rPr>
                    <w:lang w:val="en-US"/>
                  </w:rPr>
                </w:rPrChange>
              </w:rPr>
              <w:t>", MessageBoxButton.OK, MessageBoxImage.Question);}</w:t>
            </w:r>
          </w:p>
          <w:p w:rsidR="00930835" w:rsidRPr="0004461C" w:rsidRDefault="00930835" w:rsidP="00444765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83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84" w:author="kirill shustov" w:date="2019-05-24T11:18:00Z">
                  <w:rPr>
                    <w:lang w:val="en-US"/>
                  </w:rPr>
                </w:rPrChange>
              </w:rPr>
              <w:t>}</w:t>
            </w:r>
          </w:p>
          <w:p w:rsidR="00930835" w:rsidRPr="0004461C" w:rsidRDefault="00930835" w:rsidP="00F0596E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85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086" w:author="kirill shustov" w:date="2019-05-24T11:18:00Z">
                  <w:rPr>
                    <w:lang w:val="en-US"/>
                  </w:rPr>
                </w:rPrChange>
              </w:rPr>
              <w:t>Finaly{ Connectionvxod.Close() }</w:t>
            </w:r>
          </w:p>
        </w:tc>
      </w:tr>
      <w:tr w:rsidR="0004461C" w:rsidRPr="0004461C" w:rsidTr="004B421B">
        <w:trPr>
          <w:trHeight w:val="1684"/>
          <w:trPrChange w:id="2087" w:author="kirill shustov" w:date="2019-05-24T18:22:00Z">
            <w:trPr>
              <w:trHeight w:val="2494"/>
            </w:trPr>
          </w:trPrChange>
        </w:trPr>
        <w:tc>
          <w:tcPr>
            <w:tcW w:w="1827" w:type="dxa"/>
            <w:tcPrChange w:id="2088" w:author="kirill shustov" w:date="2019-05-24T18:22:00Z">
              <w:tcPr>
                <w:tcW w:w="1827" w:type="dxa"/>
              </w:tcPr>
            </w:tcPrChange>
          </w:tcPr>
          <w:p w:rsidR="00930835" w:rsidRPr="0004461C" w:rsidRDefault="00FE1987" w:rsidP="00552780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89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090" w:author="kirill shustov" w:date="2019-05-24T11:18:00Z">
                  <w:rPr/>
                </w:rPrChange>
              </w:rPr>
              <w:t>Ввод неверного формата строки в полях для создания обращений</w:t>
            </w:r>
          </w:p>
        </w:tc>
        <w:tc>
          <w:tcPr>
            <w:tcW w:w="3363" w:type="dxa"/>
            <w:tcPrChange w:id="2091" w:author="kirill shustov" w:date="2019-05-24T18:22:00Z">
              <w:tcPr>
                <w:tcW w:w="3363" w:type="dxa"/>
              </w:tcPr>
            </w:tcPrChange>
          </w:tcPr>
          <w:p w:rsidR="00FE1987" w:rsidRPr="0004461C" w:rsidRDefault="00FE1987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eastAsia="ru-RU"/>
                <w:rPrChange w:id="2092" w:author="kirill shustov" w:date="2019-05-24T11:18:00Z">
                  <w:rPr>
                    <w:lang w:eastAsia="ru-RU"/>
                  </w:rPr>
                </w:rPrChange>
              </w:rPr>
            </w:pPr>
            <w:r w:rsidRPr="0004461C">
              <w:rPr>
                <w:b/>
                <w:bCs/>
                <w:sz w:val="24"/>
                <w:szCs w:val="24"/>
                <w:lang w:eastAsia="ru-RU"/>
                <w:rPrChange w:id="2093" w:author="kirill shustov" w:date="2019-05-24T11:18:00Z">
                  <w:rPr>
                    <w:b/>
                    <w:bCs/>
                    <w:lang w:eastAsia="ru-RU"/>
                  </w:rPr>
                </w:rPrChange>
              </w:rPr>
              <w:t>System.FormatException:</w:t>
            </w:r>
            <w:r w:rsidRPr="0004461C">
              <w:rPr>
                <w:sz w:val="24"/>
                <w:szCs w:val="24"/>
                <w:lang w:eastAsia="ru-RU"/>
                <w:rPrChange w:id="2094" w:author="kirill shustov" w:date="2019-05-24T11:18:00Z">
                  <w:rPr>
                    <w:lang w:eastAsia="ru-RU"/>
                  </w:rPr>
                </w:rPrChange>
              </w:rPr>
              <w:t xml:space="preserve"> "Входная строка имела неверный формат."</w:t>
            </w:r>
          </w:p>
          <w:p w:rsidR="00930835" w:rsidRPr="0004461C" w:rsidRDefault="00930835" w:rsidP="00102406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095" w:author="kirill shustov" w:date="2019-05-24T11:18:00Z">
                  <w:rPr/>
                </w:rPrChange>
              </w:rPr>
            </w:pPr>
          </w:p>
        </w:tc>
        <w:tc>
          <w:tcPr>
            <w:tcW w:w="4557" w:type="dxa"/>
            <w:tcPrChange w:id="2096" w:author="kirill shustov" w:date="2019-05-24T18:22:00Z">
              <w:tcPr>
                <w:tcW w:w="4557" w:type="dxa"/>
              </w:tcPr>
            </w:tcPrChange>
          </w:tcPr>
          <w:p w:rsidR="00FE1987" w:rsidRPr="0004461C" w:rsidRDefault="00FE1987" w:rsidP="005F5441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097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color w:val="0000FF"/>
                <w:sz w:val="24"/>
                <w:szCs w:val="24"/>
                <w:lang w:val="en-US"/>
                <w:rPrChange w:id="2098" w:author="kirill shustov" w:date="2019-05-24T11:18:00Z">
                  <w:rPr>
                    <w:color w:val="0000FF"/>
                    <w:lang w:val="en-US"/>
                  </w:rPr>
                </w:rPrChange>
              </w:rPr>
              <w:t>Private void</w:t>
            </w:r>
            <w:r w:rsidRPr="0004461C">
              <w:rPr>
                <w:sz w:val="24"/>
                <w:szCs w:val="24"/>
                <w:lang w:val="en-US"/>
                <w:rPrChange w:id="2099" w:author="kirill shustov" w:date="2019-05-24T11:18:00Z">
                  <w:rPr>
                    <w:lang w:val="en-US"/>
                  </w:rPr>
                </w:rPrChange>
              </w:rPr>
              <w:t xml:space="preserve"> FamREG_PreviewTextInput(</w:t>
            </w:r>
            <w:r w:rsidRPr="0004461C">
              <w:rPr>
                <w:color w:val="0000FF"/>
                <w:sz w:val="24"/>
                <w:szCs w:val="24"/>
                <w:lang w:val="en-US"/>
                <w:rPrChange w:id="2100" w:author="kirill shustov" w:date="2019-05-24T11:18:00Z">
                  <w:rPr>
                    <w:color w:val="0000FF"/>
                    <w:lang w:val="en-US"/>
                  </w:rPr>
                </w:rPrChange>
              </w:rPr>
              <w:t>object</w:t>
            </w:r>
            <w:r w:rsidRPr="0004461C">
              <w:rPr>
                <w:sz w:val="24"/>
                <w:szCs w:val="24"/>
                <w:lang w:val="en-US"/>
                <w:rPrChange w:id="2101" w:author="kirill shustov" w:date="2019-05-24T11:18:00Z">
                  <w:rPr>
                    <w:lang w:val="en-US"/>
                  </w:rPr>
                </w:rPrChange>
              </w:rPr>
              <w:t xml:space="preserve"> sender,</w:t>
            </w:r>
          </w:p>
          <w:p w:rsidR="00FE1987" w:rsidRPr="0004461C" w:rsidDel="004B421B" w:rsidRDefault="00FE1987" w:rsidP="00DE148A">
            <w:pPr>
              <w:pStyle w:val="123"/>
              <w:spacing w:line="240" w:lineRule="auto"/>
              <w:ind w:left="0" w:right="0" w:firstLine="0"/>
              <w:rPr>
                <w:del w:id="2102" w:author="kirill shustov" w:date="2019-05-24T18:22:00Z"/>
                <w:sz w:val="24"/>
                <w:szCs w:val="24"/>
                <w:lang w:val="en-US"/>
                <w:rPrChange w:id="2103" w:author="kirill shustov" w:date="2019-05-24T11:18:00Z">
                  <w:rPr>
                    <w:del w:id="2104" w:author="kirill shustov" w:date="2019-05-24T18:22:00Z"/>
                    <w:lang w:val="en-US"/>
                  </w:rPr>
                </w:rPrChange>
              </w:rPr>
            </w:pPr>
            <w:r w:rsidRPr="0004461C">
              <w:rPr>
                <w:sz w:val="24"/>
                <w:szCs w:val="24"/>
                <w:lang w:val="en-US"/>
                <w:rPrChange w:id="2105" w:author="kirill shustov" w:date="2019-05-24T11:18:00Z">
                  <w:rPr>
                    <w:lang w:val="en-US"/>
                  </w:rPr>
                </w:rPrChange>
              </w:rPr>
              <w:t>TextCompositionEventArgs e)</w:t>
            </w:r>
          </w:p>
          <w:p w:rsidR="00FE1987" w:rsidRPr="0004461C" w:rsidRDefault="00FE1987" w:rsidP="00DE148A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106" w:author="kirill shustov" w:date="2019-05-24T11:18:00Z">
                  <w:rPr>
                    <w:lang w:val="en-US"/>
                  </w:rPr>
                </w:rPrChange>
              </w:rPr>
            </w:pPr>
          </w:p>
          <w:p w:rsidR="00FE1987" w:rsidRPr="0004461C" w:rsidRDefault="00FE1987" w:rsidP="002656FF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107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color w:val="0000FF"/>
                <w:sz w:val="24"/>
                <w:szCs w:val="24"/>
                <w:lang w:val="en-US"/>
                <w:rPrChange w:id="2108" w:author="kirill shustov" w:date="2019-05-24T11:18:00Z">
                  <w:rPr>
                    <w:color w:val="0000FF"/>
                    <w:lang w:val="en-US"/>
                  </w:rPr>
                </w:rPrChange>
              </w:rPr>
              <w:t>int</w:t>
            </w:r>
            <w:r w:rsidRPr="0004461C">
              <w:rPr>
                <w:sz w:val="24"/>
                <w:szCs w:val="24"/>
                <w:lang w:val="en-US"/>
                <w:rPrChange w:id="2109" w:author="kirill shustov" w:date="2019-05-24T11:18:00Z">
                  <w:rPr>
                    <w:lang w:val="en-US"/>
                  </w:rPr>
                </w:rPrChange>
              </w:rPr>
              <w:t xml:space="preserve"> val;</w:t>
            </w:r>
          </w:p>
          <w:p w:rsidR="00FE1987" w:rsidRPr="0004461C" w:rsidRDefault="00FE1987" w:rsidP="004B421B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lang w:val="en-US"/>
                <w:rPrChange w:id="2110" w:author="kirill shustov" w:date="2019-05-24T11:18:00Z">
                  <w:rPr>
                    <w:lang w:val="en-US"/>
                  </w:rPr>
                </w:rPrChange>
              </w:rPr>
            </w:pPr>
            <w:r w:rsidRPr="0004461C">
              <w:rPr>
                <w:color w:val="0000FF"/>
                <w:sz w:val="24"/>
                <w:szCs w:val="24"/>
                <w:lang w:val="en-US"/>
                <w:rPrChange w:id="2111" w:author="kirill shustov" w:date="2019-05-24T11:18:00Z">
                  <w:rPr>
                    <w:color w:val="0000FF"/>
                    <w:lang w:val="en-US"/>
                  </w:rPr>
                </w:rPrChange>
              </w:rPr>
              <w:t>if</w:t>
            </w:r>
            <w:r w:rsidRPr="0004461C">
              <w:rPr>
                <w:sz w:val="24"/>
                <w:szCs w:val="24"/>
                <w:lang w:val="en-US"/>
                <w:rPrChange w:id="2112" w:author="kirill shustov" w:date="2019-05-24T11:18:00Z">
                  <w:rPr>
                    <w:lang w:val="en-US"/>
                  </w:rPr>
                </w:rPrChange>
              </w:rPr>
              <w:t xml:space="preserve"> (Int32.TryParse(e.Text, </w:t>
            </w:r>
            <w:r w:rsidRPr="0004461C">
              <w:rPr>
                <w:color w:val="0000FF"/>
                <w:sz w:val="24"/>
                <w:szCs w:val="24"/>
                <w:lang w:val="en-US"/>
                <w:rPrChange w:id="2113" w:author="kirill shustov" w:date="2019-05-24T11:18:00Z">
                  <w:rPr>
                    <w:color w:val="0000FF"/>
                    <w:lang w:val="en-US"/>
                  </w:rPr>
                </w:rPrChange>
              </w:rPr>
              <w:t>out</w:t>
            </w:r>
            <w:r w:rsidRPr="0004461C">
              <w:rPr>
                <w:sz w:val="24"/>
                <w:szCs w:val="24"/>
                <w:lang w:val="en-US"/>
                <w:rPrChange w:id="2114" w:author="kirill shustov" w:date="2019-05-24T11:18:00Z">
                  <w:rPr>
                    <w:lang w:val="en-US"/>
                  </w:rPr>
                </w:rPrChange>
              </w:rPr>
              <w:t xml:space="preserve"> val))</w:t>
            </w:r>
          </w:p>
          <w:p w:rsidR="00FE1987" w:rsidRPr="0004461C" w:rsidDel="0004461C" w:rsidRDefault="00FE1987" w:rsidP="006F5FB6">
            <w:pPr>
              <w:pStyle w:val="123"/>
              <w:spacing w:line="240" w:lineRule="auto"/>
              <w:ind w:left="0" w:right="0" w:firstLine="0"/>
              <w:rPr>
                <w:del w:id="2115" w:author="kirill shustov" w:date="2019-05-24T11:18:00Z"/>
                <w:sz w:val="24"/>
                <w:szCs w:val="24"/>
                <w:rPrChange w:id="2116" w:author="kirill shustov" w:date="2019-05-24T11:18:00Z">
                  <w:rPr>
                    <w:del w:id="2117" w:author="kirill shustov" w:date="2019-05-24T11:18:00Z"/>
                  </w:rPr>
                </w:rPrChange>
              </w:rPr>
            </w:pPr>
            <w:r w:rsidRPr="0004461C">
              <w:rPr>
                <w:sz w:val="24"/>
                <w:szCs w:val="24"/>
                <w:rPrChange w:id="2118" w:author="kirill shustov" w:date="2019-05-24T11:18:00Z">
                  <w:rPr/>
                </w:rPrChange>
              </w:rPr>
              <w:t xml:space="preserve">e.Handled = </w:t>
            </w:r>
            <w:r w:rsidRPr="0004461C">
              <w:rPr>
                <w:color w:val="0000FF"/>
                <w:sz w:val="24"/>
                <w:szCs w:val="24"/>
                <w:rPrChange w:id="2119" w:author="kirill shustov" w:date="2019-05-24T11:18:00Z">
                  <w:rPr>
                    <w:color w:val="0000FF"/>
                  </w:rPr>
                </w:rPrChange>
              </w:rPr>
              <w:t>true</w:t>
            </w:r>
            <w:r w:rsidRPr="0004461C">
              <w:rPr>
                <w:sz w:val="24"/>
                <w:szCs w:val="24"/>
                <w:rPrChange w:id="2120" w:author="kirill shustov" w:date="2019-05-24T11:18:00Z">
                  <w:rPr/>
                </w:rPrChange>
              </w:rPr>
              <w:t>;</w:t>
            </w:r>
            <w:ins w:id="2121" w:author="kirill shustov" w:date="2019-05-24T11:18:00Z">
              <w:r w:rsidR="0004461C">
                <w:rPr>
                  <w:sz w:val="24"/>
                  <w:szCs w:val="24"/>
                </w:rPr>
                <w:t xml:space="preserve"> </w:t>
              </w:r>
            </w:ins>
          </w:p>
          <w:p w:rsidR="00930835" w:rsidRPr="0004461C" w:rsidRDefault="00FE1987" w:rsidP="00444765">
            <w:pPr>
              <w:pStyle w:val="123"/>
              <w:spacing w:line="240" w:lineRule="auto"/>
              <w:ind w:left="0" w:right="0" w:firstLine="0"/>
              <w:rPr>
                <w:sz w:val="24"/>
                <w:szCs w:val="24"/>
                <w:rPrChange w:id="2122" w:author="kirill shustov" w:date="2019-05-24T11:18:00Z">
                  <w:rPr/>
                </w:rPrChange>
              </w:rPr>
            </w:pPr>
            <w:r w:rsidRPr="0004461C">
              <w:rPr>
                <w:sz w:val="24"/>
                <w:szCs w:val="24"/>
                <w:rPrChange w:id="2123" w:author="kirill shustov" w:date="2019-05-24T11:18:00Z">
                  <w:rPr/>
                </w:rPrChange>
              </w:rPr>
              <w:t>}</w:t>
            </w:r>
          </w:p>
        </w:tc>
      </w:tr>
    </w:tbl>
    <w:p w:rsidR="00467EDB" w:rsidRDefault="00467EDB" w:rsidP="00467EDB">
      <w:pPr>
        <w:pStyle w:val="222"/>
        <w:spacing w:before="240" w:after="240"/>
        <w:ind w:left="0"/>
      </w:pPr>
      <w:bookmarkStart w:id="2124" w:name="_Toc9508502"/>
    </w:p>
    <w:p w:rsidR="00FE1987" w:rsidRPr="00401B9F" w:rsidRDefault="00650DDB" w:rsidP="00467EDB">
      <w:pPr>
        <w:pStyle w:val="222"/>
        <w:spacing w:before="240"/>
      </w:pPr>
      <w:bookmarkStart w:id="2125" w:name="_Toc9618768"/>
      <w:r w:rsidRPr="00401B9F">
        <w:t>В</w:t>
      </w:r>
      <w:r w:rsidR="00FE1987" w:rsidRPr="00401B9F">
        <w:t>ыводы</w:t>
      </w:r>
      <w:r w:rsidR="004B47CC" w:rsidRPr="00401B9F">
        <w:t xml:space="preserve"> по практической части</w:t>
      </w:r>
      <w:bookmarkEnd w:id="2124"/>
      <w:bookmarkEnd w:id="2125"/>
    </w:p>
    <w:p w:rsidR="00FE1987" w:rsidRDefault="004B47CC" w:rsidP="00FE1987">
      <w:pPr>
        <w:pStyle w:val="123"/>
      </w:pPr>
      <w:r>
        <w:t>В результате практической части была описана база данных программного модуля «</w:t>
      </w:r>
      <w:ins w:id="2126" w:author="kirill shustov" w:date="2019-05-31T21:41:00Z">
        <w:r w:rsidR="00D22F49">
          <w:t>Р</w:t>
        </w:r>
      </w:ins>
      <w:del w:id="2127" w:author="kirill shustov" w:date="2019-05-31T21:41:00Z">
        <w:r w:rsidDel="00D22F49">
          <w:delText>р</w:delText>
        </w:r>
      </w:del>
      <w:r>
        <w:t>егистрация обращений граждан».</w:t>
      </w:r>
    </w:p>
    <w:p w:rsidR="004B47CC" w:rsidRDefault="004B47CC" w:rsidP="00FE1987">
      <w:pPr>
        <w:pStyle w:val="123"/>
      </w:pPr>
      <w:r>
        <w:t>Представлены три диаграммы программного модуля такие как (диаграмма связи между сущностями программного модуля «</w:t>
      </w:r>
      <w:ins w:id="2128" w:author="kirill shustov" w:date="2019-05-31T21:41:00Z">
        <w:r w:rsidR="00D22F49">
          <w:t>Р</w:t>
        </w:r>
      </w:ins>
      <w:del w:id="2129" w:author="kirill shustov" w:date="2019-05-31T21:41:00Z">
        <w:r w:rsidDel="00D22F49">
          <w:delText>р</w:delText>
        </w:r>
      </w:del>
      <w:r>
        <w:t>егистрация обращений граждан», диаграмма прецедентов и диаграмма действий).</w:t>
      </w:r>
    </w:p>
    <w:p w:rsidR="00281C9E" w:rsidRDefault="00281C9E" w:rsidP="00FE1987">
      <w:pPr>
        <w:pStyle w:val="123"/>
      </w:pPr>
      <w:r>
        <w:t>Была представлена схема главного алгоритма программного модуля «</w:t>
      </w:r>
      <w:ins w:id="2130" w:author="kirill shustov" w:date="2019-05-31T21:41:00Z">
        <w:r w:rsidR="00D22F49">
          <w:t>Р</w:t>
        </w:r>
      </w:ins>
      <w:del w:id="2131" w:author="kirill shustov" w:date="2019-05-31T21:41:00Z">
        <w:r w:rsidDel="00D22F49">
          <w:delText>р</w:delText>
        </w:r>
      </w:del>
      <w:r>
        <w:t>егистрация обращений граждан» в которой были отражены пошаговые действия данного алгоритма.</w:t>
      </w:r>
    </w:p>
    <w:p w:rsidR="00281C9E" w:rsidRDefault="00281C9E" w:rsidP="00FE1987">
      <w:pPr>
        <w:pStyle w:val="123"/>
      </w:pPr>
      <w:r>
        <w:t>Было создано руководство пользователя программного модуля «</w:t>
      </w:r>
      <w:ins w:id="2132" w:author="kirill shustov" w:date="2019-05-31T21:41:00Z">
        <w:r w:rsidR="00D22F49">
          <w:t>Р</w:t>
        </w:r>
      </w:ins>
      <w:del w:id="2133" w:author="kirill shustov" w:date="2019-05-31T21:41:00Z">
        <w:r w:rsidDel="00D22F49">
          <w:delText>р</w:delText>
        </w:r>
      </w:del>
      <w:r>
        <w:t xml:space="preserve">егистрация обращений граждан» в котором были описаны все окна программы </w:t>
      </w:r>
      <w:r>
        <w:lastRenderedPageBreak/>
        <w:t>его кнопки для того, чтобы пользователю было удобно пользоваться данной программой.</w:t>
      </w:r>
    </w:p>
    <w:p w:rsidR="00281C9E" w:rsidRDefault="00281C9E" w:rsidP="00FE1987">
      <w:pPr>
        <w:pStyle w:val="123"/>
      </w:pPr>
      <w:r>
        <w:t>Проведено тестирование методом «</w:t>
      </w:r>
      <w:ins w:id="2134" w:author="kirill shustov" w:date="2019-05-31T21:42:00Z">
        <w:r w:rsidR="00D22F49">
          <w:t>Ч</w:t>
        </w:r>
      </w:ins>
      <w:del w:id="2135" w:author="kirill shustov" w:date="2019-05-31T21:42:00Z">
        <w:r w:rsidDel="00D22F49">
          <w:delText>ч</w:delText>
        </w:r>
      </w:del>
      <w:r>
        <w:t>ерный ящик»</w:t>
      </w:r>
      <w:r w:rsidR="00134A08">
        <w:t xml:space="preserve"> с помощью которого стало возможно выявить ряд ошибок данного программного модуля.</w:t>
      </w:r>
    </w:p>
    <w:p w:rsidR="00134A08" w:rsidRDefault="00134A08" w:rsidP="00FE1987">
      <w:pPr>
        <w:pStyle w:val="123"/>
      </w:pPr>
      <w:r>
        <w:t>Проведено тестирования методом «</w:t>
      </w:r>
      <w:ins w:id="2136" w:author="kirill shustov" w:date="2019-05-31T21:42:00Z">
        <w:r w:rsidR="00D22F49">
          <w:t>Б</w:t>
        </w:r>
      </w:ins>
      <w:del w:id="2137" w:author="kirill shustov" w:date="2019-05-31T21:42:00Z">
        <w:r w:rsidDel="00D22F49">
          <w:delText>б</w:delText>
        </w:r>
      </w:del>
      <w:r>
        <w:t>елый ящик» которое позволило выявить все уязвимости в коде программного модуля «</w:t>
      </w:r>
      <w:ins w:id="2138" w:author="kirill shustov" w:date="2019-05-31T21:42:00Z">
        <w:r w:rsidR="00D22F49">
          <w:t>Р</w:t>
        </w:r>
      </w:ins>
      <w:del w:id="2139" w:author="kirill shustov" w:date="2019-05-31T21:42:00Z">
        <w:r w:rsidDel="00D22F49">
          <w:delText>р</w:delText>
        </w:r>
      </w:del>
      <w:r>
        <w:t>егистрация обращений граждан».</w:t>
      </w:r>
    </w:p>
    <w:p w:rsidR="00650DDB" w:rsidRDefault="00650DD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650DDB" w:rsidRDefault="00650DDB" w:rsidP="00FE1987">
      <w:pPr>
        <w:pStyle w:val="123"/>
      </w:pPr>
    </w:p>
    <w:p w:rsidR="00134A08" w:rsidRPr="0004461C" w:rsidRDefault="00F47276" w:rsidP="00E97FC1">
      <w:pPr>
        <w:pStyle w:val="222"/>
        <w:spacing w:before="240"/>
        <w:rPr>
          <w:caps/>
          <w:rPrChange w:id="2140" w:author="kirill shustov" w:date="2019-05-24T11:19:00Z">
            <w:rPr/>
          </w:rPrChange>
        </w:rPr>
      </w:pPr>
      <w:bookmarkStart w:id="2141" w:name="_Toc9508503"/>
      <w:bookmarkStart w:id="2142" w:name="_Toc9618769"/>
      <w:r w:rsidRPr="0004461C">
        <w:rPr>
          <w:caps/>
          <w:rPrChange w:id="2143" w:author="kirill shustov" w:date="2019-05-24T11:19:00Z">
            <w:rPr/>
          </w:rPrChange>
        </w:rPr>
        <w:t>З</w:t>
      </w:r>
      <w:r w:rsidR="00134A08" w:rsidRPr="0004461C">
        <w:rPr>
          <w:caps/>
          <w:rPrChange w:id="2144" w:author="kirill shustov" w:date="2019-05-24T11:19:00Z">
            <w:rPr/>
          </w:rPrChange>
        </w:rPr>
        <w:t>аключение</w:t>
      </w:r>
      <w:bookmarkEnd w:id="2141"/>
      <w:bookmarkEnd w:id="2142"/>
    </w:p>
    <w:p w:rsidR="00134A08" w:rsidRDefault="00134A08" w:rsidP="00134A08">
      <w:pPr>
        <w:pStyle w:val="123"/>
      </w:pPr>
      <w:r>
        <w:t>В результате работы над курсовым проектом был</w:t>
      </w:r>
      <w:r w:rsidR="00650DDB">
        <w:t xml:space="preserve"> разработан программный модуль «</w:t>
      </w:r>
      <w:ins w:id="2145" w:author="kirill shustov" w:date="2019-05-31T21:42:00Z">
        <w:r w:rsidR="00D22F49">
          <w:t>Р</w:t>
        </w:r>
      </w:ins>
      <w:del w:id="2146" w:author="kirill shustov" w:date="2019-05-31T21:42:00Z">
        <w:r w:rsidR="007868E2" w:rsidDel="00D22F49">
          <w:delText>р</w:delText>
        </w:r>
      </w:del>
      <w:r w:rsidR="007868E2">
        <w:t>егистрация обращений граждан</w:t>
      </w:r>
      <w:r w:rsidR="00650DDB">
        <w:t>». К нему</w:t>
      </w:r>
      <w:r>
        <w:t xml:space="preserve"> представлена спецификация, уникальный дизайн, выполненный в теплых тонах предающие эффект сосредоточенности умиротворения и спокойствия.</w:t>
      </w:r>
    </w:p>
    <w:p w:rsidR="00134A08" w:rsidRDefault="00134A08" w:rsidP="00134A08">
      <w:pPr>
        <w:pStyle w:val="123"/>
      </w:pPr>
      <w:r>
        <w:t>Представлен сценарий пользователя</w:t>
      </w:r>
      <w:r w:rsidR="00650DDB">
        <w:t xml:space="preserve"> для программного модуля «</w:t>
      </w:r>
      <w:ins w:id="2147" w:author="kirill shustov" w:date="2019-05-31T21:43:00Z">
        <w:r w:rsidR="00D22F49">
          <w:t>Р</w:t>
        </w:r>
      </w:ins>
      <w:del w:id="2148" w:author="kirill shustov" w:date="2019-05-31T21:43:00Z">
        <w:r w:rsidR="007868E2" w:rsidDel="00D22F49">
          <w:delText>р</w:delText>
        </w:r>
      </w:del>
      <w:r w:rsidR="007868E2">
        <w:t>егистрация обращений граждан</w:t>
      </w:r>
      <w:r w:rsidR="00650DDB">
        <w:t>»</w:t>
      </w:r>
      <w:r>
        <w:t>, в котором описаны все действия, которые может совершить человек, который работает в данной программе.</w:t>
      </w:r>
    </w:p>
    <w:p w:rsidR="00134A08" w:rsidRDefault="00C059B7" w:rsidP="00134A08">
      <w:pPr>
        <w:pStyle w:val="123"/>
      </w:pPr>
      <w:r>
        <w:t>Представлены диаграммы, в которых показаны действия программы связь между сущностями для корректной работы с базой данных.</w:t>
      </w:r>
    </w:p>
    <w:p w:rsidR="002A2331" w:rsidRDefault="002A2331" w:rsidP="00134A08">
      <w:pPr>
        <w:pStyle w:val="123"/>
      </w:pPr>
      <w:r>
        <w:t>Рассмотрены аналоги данного программного модуля выявлены их плюсы и минусы.</w:t>
      </w:r>
    </w:p>
    <w:p w:rsidR="00650DDB" w:rsidRDefault="00C059B7" w:rsidP="00134A08">
      <w:pPr>
        <w:pStyle w:val="123"/>
      </w:pPr>
      <w:r>
        <w:t>Проведено тестирование</w:t>
      </w:r>
      <w:r w:rsidR="00650DDB">
        <w:t xml:space="preserve"> программного модуля «</w:t>
      </w:r>
      <w:ins w:id="2149" w:author="kirill shustov" w:date="2019-05-31T21:43:00Z">
        <w:r w:rsidR="00D22F49">
          <w:t>Р</w:t>
        </w:r>
      </w:ins>
      <w:del w:id="2150" w:author="kirill shustov" w:date="2019-05-31T21:43:00Z">
        <w:r w:rsidR="007868E2" w:rsidDel="00D22F49">
          <w:delText>р</w:delText>
        </w:r>
      </w:del>
      <w:r w:rsidR="007868E2">
        <w:t>егистрация обращений граждан</w:t>
      </w:r>
      <w:r w:rsidR="00650DDB">
        <w:t>»</w:t>
      </w:r>
      <w:r>
        <w:t xml:space="preserve"> методами «</w:t>
      </w:r>
      <w:ins w:id="2151" w:author="kirill shustov" w:date="2019-05-31T21:43:00Z">
        <w:r w:rsidR="00D22F49">
          <w:t>Ч</w:t>
        </w:r>
      </w:ins>
      <w:del w:id="2152" w:author="kirill shustov" w:date="2019-05-31T21:43:00Z">
        <w:r w:rsidDel="00D22F49">
          <w:delText>ч</w:delText>
        </w:r>
      </w:del>
      <w:r>
        <w:t>ерн</w:t>
      </w:r>
      <w:ins w:id="2153" w:author="kirill shustov" w:date="2019-05-24T19:37:00Z">
        <w:r w:rsidR="00590295">
          <w:t>ый</w:t>
        </w:r>
      </w:ins>
      <w:del w:id="2154" w:author="kirill shustov" w:date="2019-05-24T19:37:00Z">
        <w:r w:rsidDel="00590295">
          <w:delText>ого</w:delText>
        </w:r>
      </w:del>
      <w:r>
        <w:t xml:space="preserve"> ящик</w:t>
      </w:r>
      <w:del w:id="2155" w:author="kirill shustov" w:date="2019-05-24T19:37:00Z">
        <w:r w:rsidDel="00590295">
          <w:delText>а</w:delText>
        </w:r>
      </w:del>
      <w:r>
        <w:t>» и «</w:t>
      </w:r>
      <w:ins w:id="2156" w:author="kirill shustov" w:date="2019-05-31T21:43:00Z">
        <w:r w:rsidR="00D22F49">
          <w:t>Б</w:t>
        </w:r>
      </w:ins>
      <w:del w:id="2157" w:author="kirill shustov" w:date="2019-05-31T21:43:00Z">
        <w:r w:rsidDel="00D22F49">
          <w:delText>б</w:delText>
        </w:r>
      </w:del>
      <w:r>
        <w:t>ел</w:t>
      </w:r>
      <w:ins w:id="2158" w:author="kirill shustov" w:date="2019-05-24T19:37:00Z">
        <w:r w:rsidR="00590295">
          <w:t>ый</w:t>
        </w:r>
      </w:ins>
      <w:del w:id="2159" w:author="kirill shustov" w:date="2019-05-24T19:37:00Z">
        <w:r w:rsidDel="00590295">
          <w:delText>ого</w:delText>
        </w:r>
      </w:del>
      <w:r>
        <w:t xml:space="preserve"> ящик</w:t>
      </w:r>
      <w:del w:id="2160" w:author="kirill shustov" w:date="2019-05-24T19:37:00Z">
        <w:r w:rsidDel="00590295">
          <w:delText>а</w:delText>
        </w:r>
      </w:del>
      <w:r>
        <w:t>» в который были выявлены и исправлены ошибки</w:t>
      </w:r>
      <w:r w:rsidR="002A2331">
        <w:t xml:space="preserve"> в программном модуле «</w:t>
      </w:r>
      <w:ins w:id="2161" w:author="kirill shustov" w:date="2019-05-31T21:43:00Z">
        <w:r w:rsidR="00D22F49">
          <w:t>Р</w:t>
        </w:r>
      </w:ins>
      <w:del w:id="2162" w:author="kirill shustov" w:date="2019-05-31T21:43:00Z">
        <w:r w:rsidR="002A2331" w:rsidDel="00D22F49">
          <w:delText>р</w:delText>
        </w:r>
      </w:del>
      <w:r w:rsidR="002A2331">
        <w:t>егистрация обращений граждан».</w:t>
      </w:r>
    </w:p>
    <w:p w:rsidR="00650DDB" w:rsidRDefault="00650DDB" w:rsidP="007868E2">
      <w:r>
        <w:br w:type="page"/>
      </w:r>
    </w:p>
    <w:p w:rsidR="00EA560C" w:rsidRDefault="00EA560C" w:rsidP="007868E2"/>
    <w:p w:rsidR="00F978A0" w:rsidRPr="0004461C" w:rsidRDefault="00F978A0" w:rsidP="007F6606">
      <w:pPr>
        <w:pStyle w:val="222"/>
        <w:tabs>
          <w:tab w:val="clear" w:pos="7938"/>
          <w:tab w:val="left" w:pos="4212"/>
        </w:tabs>
        <w:spacing w:before="400"/>
        <w:rPr>
          <w:caps/>
          <w:rPrChange w:id="2163" w:author="kirill shustov" w:date="2019-05-24T11:19:00Z">
            <w:rPr/>
          </w:rPrChange>
        </w:rPr>
      </w:pPr>
      <w:bookmarkStart w:id="2164" w:name="_Toc9618770"/>
      <w:r w:rsidRPr="0004461C">
        <w:rPr>
          <w:caps/>
          <w:rPrChange w:id="2165" w:author="kirill shustov" w:date="2019-05-24T11:19:00Z">
            <w:rPr/>
          </w:rPrChange>
        </w:rPr>
        <w:t xml:space="preserve">Список использованных </w:t>
      </w:r>
      <w:r w:rsidR="00EA560C" w:rsidRPr="0004461C">
        <w:rPr>
          <w:caps/>
          <w:rPrChange w:id="2166" w:author="kirill shustov" w:date="2019-05-24T11:19:00Z">
            <w:rPr/>
          </w:rPrChange>
        </w:rPr>
        <w:t>источников</w:t>
      </w:r>
      <w:bookmarkEnd w:id="2164"/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2.004 – 88 ЕСКД. Общие требования к выполнению конструкторских и технологических на печатающих и графических устройствах вывода ЭВМ.</w:t>
      </w:r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2.103 – 2013 ЕСКД. Стадии разработки</w:t>
      </w:r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2.104 – 2006 ЕСКД. Основные надписи</w:t>
      </w:r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2.105 – 95 ЕСКД. Общие требования к текстовым документам</w:t>
      </w:r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2.106 – 96 ЕСКД. Текстовые документы</w:t>
      </w:r>
    </w:p>
    <w:p w:rsidR="007F6606" w:rsidRP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Р 1.5 – 2012 Стандартизация в Российской Федерации. Стандарты национальной Российской Федерации. Правила построения, изложения и обозначения.</w:t>
      </w:r>
    </w:p>
    <w:p w:rsidR="007F6606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606">
        <w:rPr>
          <w:rFonts w:ascii="Times New Roman" w:hAnsi="Times New Roman" w:cs="Times New Roman"/>
          <w:sz w:val="28"/>
          <w:szCs w:val="28"/>
        </w:rPr>
        <w:t>ГОСТ Р 1.0 – 2012 Стандартизация в Российской Федерации. Основные положения</w:t>
      </w:r>
    </w:p>
    <w:p w:rsidR="00DD373A" w:rsidRDefault="00DD373A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ins w:id="2167" w:author="kirill shustov" w:date="2019-05-24T11:19:00Z"/>
          <w:rFonts w:ascii="Times New Roman" w:hAnsi="Times New Roman" w:cs="Times New Roman"/>
          <w:sz w:val="28"/>
          <w:szCs w:val="28"/>
        </w:rPr>
      </w:pPr>
      <w:ins w:id="2168" w:author="kirill shustov" w:date="2019-05-24T11:19:00Z">
        <w:r w:rsidRPr="007F6606">
          <w:rPr>
            <w:rFonts w:ascii="Times New Roman" w:hAnsi="Times New Roman" w:cs="Times New Roman"/>
            <w:sz w:val="28"/>
            <w:szCs w:val="28"/>
          </w:rPr>
          <w:t>Гагарина Л.Г., Кокорева Е.В., Виснадул Б.Д. Технология разработки программного обеспечения: учебное пособие/под редакцией Л.Г. Гагариной. – М.: ИД «Форум»: ИНФРА-М, 2018. – 400 с</w:t>
        </w:r>
      </w:ins>
    </w:p>
    <w:p w:rsidR="00DD373A" w:rsidRPr="004C0B22" w:rsidRDefault="00DD373A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ins w:id="2169" w:author="kirill shustov" w:date="2019-05-24T11:19:00Z"/>
          <w:rFonts w:ascii="Times New Roman" w:hAnsi="Times New Roman" w:cs="Times New Roman"/>
          <w:sz w:val="28"/>
          <w:szCs w:val="28"/>
          <w:rPrChange w:id="2170" w:author="kirill shustov" w:date="2019-05-24T10:16:00Z">
            <w:rPr>
              <w:ins w:id="2171" w:author="kirill shustov" w:date="2019-05-24T11:19:00Z"/>
              <w:rFonts w:ascii="Times New Roman" w:hAnsi="Times New Roman" w:cs="Times New Roman"/>
              <w:color w:val="FF0000"/>
              <w:sz w:val="28"/>
              <w:szCs w:val="28"/>
            </w:rPr>
          </w:rPrChange>
        </w:rPr>
      </w:pPr>
      <w:ins w:id="2172" w:author="kirill shustov" w:date="2019-05-24T11:19:00Z">
        <w:r w:rsidRPr="004C0B22">
          <w:rPr>
            <w:rFonts w:ascii="Times New Roman" w:hAnsi="Times New Roman" w:cs="Times New Roman"/>
            <w:color w:val="000000" w:themeColor="text1"/>
            <w:sz w:val="28"/>
            <w:szCs w:val="28"/>
            <w:rPrChange w:id="2173" w:author="kirill shustov" w:date="2019-05-24T10:16:00Z"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rPrChange>
          </w:rPr>
          <w:t>Федорова Г.Н Разработка модулей программного обеспечения для компьютерных систем</w:t>
        </w:r>
        <w:r w:rsidRPr="004C0B22">
          <w:rPr>
            <w:rFonts w:ascii="Times New Roman" w:hAnsi="Times New Roman" w:cs="Times New Roman"/>
            <w:color w:val="000000" w:themeColor="text1"/>
            <w:sz w:val="28"/>
            <w:szCs w:val="28"/>
            <w:rPrChange w:id="2174" w:author="kirill shustov" w:date="2019-05-24T10:21:00Z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rPrChange>
          </w:rPr>
          <w:t xml:space="preserve">: 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учебное пособие/под редакцией Федоровой Г.Н. – М. ИД </w:t>
        </w:r>
        <w:r w:rsidRPr="004C0B22">
          <w:rPr>
            <w:rFonts w:ascii="Times New Roman" w:hAnsi="Times New Roman" w:cs="Times New Roman"/>
            <w:color w:val="000000" w:themeColor="text1"/>
            <w:sz w:val="28"/>
            <w:szCs w:val="28"/>
            <w:rPrChange w:id="2175" w:author="kirill shustov" w:date="2019-05-24T10:16:00Z"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rPrChange>
          </w:rPr>
          <w:t>«Академия», 2018 – 384 с</w:t>
        </w:r>
        <w:r w:rsidRPr="004C0B22" w:rsidDel="00176666">
          <w:rPr>
            <w:rFonts w:ascii="Times New Roman" w:hAnsi="Times New Roman" w:cs="Times New Roman"/>
            <w:sz w:val="28"/>
            <w:szCs w:val="28"/>
            <w:rPrChange w:id="2176" w:author="kirill shustov" w:date="2019-05-24T10:16:00Z"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rPrChange>
          </w:rPr>
          <w:t>Учебник «разработка программных модулей»</w:t>
        </w:r>
      </w:ins>
    </w:p>
    <w:p w:rsidR="007F6606" w:rsidRPr="004C0B22" w:rsidDel="00DD373A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del w:id="2177" w:author="kirill shustov" w:date="2019-05-24T11:19:00Z"/>
          <w:rFonts w:ascii="Times New Roman" w:hAnsi="Times New Roman" w:cs="Times New Roman"/>
          <w:sz w:val="28"/>
          <w:szCs w:val="28"/>
          <w:rPrChange w:id="2178" w:author="kirill shustov" w:date="2019-05-24T10:16:00Z">
            <w:rPr>
              <w:del w:id="2179" w:author="kirill shustov" w:date="2019-05-24T11:19:00Z"/>
              <w:rFonts w:ascii="Times New Roman" w:hAnsi="Times New Roman" w:cs="Times New Roman"/>
              <w:color w:val="FF0000"/>
              <w:sz w:val="28"/>
              <w:szCs w:val="28"/>
            </w:rPr>
          </w:rPrChange>
        </w:rPr>
      </w:pPr>
      <w:del w:id="2180" w:author="kirill shustov" w:date="2019-05-24T10:03:00Z">
        <w:r w:rsidRPr="004C0B22" w:rsidDel="00176666">
          <w:rPr>
            <w:rFonts w:ascii="Times New Roman" w:hAnsi="Times New Roman" w:cs="Times New Roman"/>
            <w:sz w:val="28"/>
            <w:szCs w:val="28"/>
            <w:rPrChange w:id="2181" w:author="kirill shustov" w:date="2019-05-24T10:16:00Z"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rPrChange>
          </w:rPr>
          <w:delText>Учебник «разработка программных модулей»</w:delText>
        </w:r>
      </w:del>
    </w:p>
    <w:p w:rsidR="007F6606" w:rsidDel="00DD373A" w:rsidRDefault="007F6606" w:rsidP="007F6606">
      <w:pPr>
        <w:pStyle w:val="ad"/>
        <w:numPr>
          <w:ilvl w:val="0"/>
          <w:numId w:val="47"/>
        </w:numPr>
        <w:tabs>
          <w:tab w:val="left" w:pos="567"/>
        </w:tabs>
        <w:spacing w:after="0" w:line="360" w:lineRule="auto"/>
        <w:ind w:left="284" w:right="170" w:firstLine="0"/>
        <w:jc w:val="both"/>
        <w:rPr>
          <w:del w:id="2182" w:author="kirill shustov" w:date="2019-05-24T11:19:00Z"/>
          <w:rFonts w:ascii="Times New Roman" w:hAnsi="Times New Roman" w:cs="Times New Roman"/>
          <w:sz w:val="28"/>
          <w:szCs w:val="28"/>
        </w:rPr>
      </w:pPr>
      <w:del w:id="2183" w:author="kirill shustov" w:date="2019-05-24T11:19:00Z">
        <w:r w:rsidRPr="007F6606" w:rsidDel="00DD373A">
          <w:rPr>
            <w:rFonts w:ascii="Times New Roman" w:hAnsi="Times New Roman" w:cs="Times New Roman"/>
            <w:sz w:val="28"/>
            <w:szCs w:val="28"/>
          </w:rPr>
          <w:delText>Гагарина Л.Г., Кокорева Е.В., Виснадул Б.Д. Технология разработки программного обеспечения: учебное пособие/под редакцией Л.Г. Гагариной. – М.: ИД «Форум»: ИНФРА-М, 2018. – 400 с</w:delText>
        </w:r>
      </w:del>
    </w:p>
    <w:p w:rsidR="007F6606" w:rsidRPr="00176666" w:rsidDel="00176666" w:rsidRDefault="007F6606">
      <w:pPr>
        <w:tabs>
          <w:tab w:val="left" w:pos="567"/>
        </w:tabs>
        <w:spacing w:after="0" w:line="360" w:lineRule="auto"/>
        <w:ind w:left="284" w:right="170"/>
        <w:jc w:val="both"/>
        <w:rPr>
          <w:del w:id="2184" w:author="kirill shustov" w:date="2019-05-24T10:03:00Z"/>
          <w:rFonts w:ascii="Times New Roman" w:hAnsi="Times New Roman" w:cs="Times New Roman"/>
          <w:sz w:val="28"/>
          <w:szCs w:val="28"/>
        </w:rPr>
        <w:pPrChange w:id="2185" w:author="kirill shustov" w:date="2019-05-24T10:02:00Z">
          <w:pPr>
            <w:pStyle w:val="ad"/>
            <w:numPr>
              <w:numId w:val="47"/>
            </w:numPr>
            <w:tabs>
              <w:tab w:val="left" w:pos="567"/>
            </w:tabs>
            <w:spacing w:after="0" w:line="360" w:lineRule="auto"/>
            <w:ind w:left="284" w:right="170" w:hanging="360"/>
            <w:jc w:val="both"/>
          </w:pPr>
        </w:pPrChange>
      </w:pPr>
    </w:p>
    <w:p w:rsidR="00BB5E20" w:rsidRDefault="007F6606" w:rsidP="00BB5E20">
      <w:pPr>
        <w:pStyle w:val="123"/>
        <w:ind w:firstLine="0"/>
      </w:pPr>
      <w:r>
        <w:t>1</w:t>
      </w:r>
      <w:ins w:id="2186" w:author="kirill shustov" w:date="2019-05-24T12:40:00Z">
        <w:r w:rsidR="004E0FA7">
          <w:t>0</w:t>
        </w:r>
      </w:ins>
      <w:del w:id="2187" w:author="kirill shustov" w:date="2019-05-24T12:40:00Z">
        <w:r w:rsidDel="004E0FA7">
          <w:delText>1</w:delText>
        </w:r>
      </w:del>
      <w:r w:rsidR="00BB5E20">
        <w:t xml:space="preserve"> Тестирование по стратегии черного ящика </w:t>
      </w:r>
      <w:r w:rsidR="00BB5E20" w:rsidRPr="00BB5E20">
        <w:t>[</w:t>
      </w:r>
      <w:r w:rsidR="00BB5E20">
        <w:t>Электронный ресурс</w:t>
      </w:r>
      <w:r w:rsidR="00BB5E20" w:rsidRPr="00BB5E20">
        <w:t>]</w:t>
      </w:r>
      <w:r w:rsidR="00BB5E20">
        <w:t xml:space="preserve"> – режим доступа</w:t>
      </w:r>
      <w:r w:rsidR="00BB5E20" w:rsidRPr="00BB5E20">
        <w:t xml:space="preserve">: </w:t>
      </w:r>
      <w:r w:rsidR="004B421B" w:rsidRPr="004B421B">
        <w:fldChar w:fldCharType="begin"/>
      </w:r>
      <w:r w:rsidR="004B421B" w:rsidRPr="004B421B">
        <w:instrText xml:space="preserve"> HYPERLINK "https://ru.wikipedia.org/wiki/Тестирование_по_стратегии_чёрного_ящика%20-" </w:instrText>
      </w:r>
      <w:r w:rsidR="004B421B" w:rsidRPr="004B421B">
        <w:rPr>
          <w:rPrChange w:id="2188" w:author="kirill shustov" w:date="2019-05-24T18:22:00Z">
            <w:rPr>
              <w:rStyle w:val="aa"/>
            </w:rPr>
          </w:rPrChange>
        </w:rPr>
        <w:fldChar w:fldCharType="separate"/>
      </w:r>
      <w:bookmarkStart w:id="2189" w:name="_Hlk9582925"/>
      <w:r w:rsidR="00BB5E20" w:rsidRPr="004B421B">
        <w:rPr>
          <w:rPrChange w:id="2190" w:author="kirill shustov" w:date="2019-05-24T18:22:00Z">
            <w:rPr>
              <w:rStyle w:val="aa"/>
            </w:rPr>
          </w:rPrChange>
        </w:rPr>
        <w:t>https://ru.wikipedia.org/wiki/Тестирование_по_стратегии_чёрного_ящика</w:t>
      </w:r>
      <w:bookmarkEnd w:id="2189"/>
      <w:r w:rsidR="00BB5E20" w:rsidRPr="004B421B">
        <w:rPr>
          <w:rPrChange w:id="2191" w:author="kirill shustov" w:date="2019-05-24T18:22:00Z">
            <w:rPr>
              <w:rStyle w:val="aa"/>
            </w:rPr>
          </w:rPrChange>
        </w:rPr>
        <w:t xml:space="preserve"> -</w:t>
      </w:r>
      <w:r w:rsidR="004B421B" w:rsidRPr="004B421B">
        <w:rPr>
          <w:rPrChange w:id="2192" w:author="kirill shustov" w:date="2019-05-24T18:22:00Z">
            <w:rPr>
              <w:rStyle w:val="aa"/>
            </w:rPr>
          </w:rPrChange>
        </w:rPr>
        <w:fldChar w:fldCharType="end"/>
      </w:r>
      <w:r w:rsidR="00BB5E20" w:rsidRPr="00BB5E20">
        <w:t xml:space="preserve"> , </w:t>
      </w:r>
      <w:r w:rsidR="00BB5E20">
        <w:t>свободный</w:t>
      </w:r>
    </w:p>
    <w:p w:rsidR="007B221E" w:rsidRDefault="007B221E" w:rsidP="007B221E">
      <w:pPr>
        <w:pStyle w:val="123"/>
        <w:ind w:firstLine="0"/>
        <w:rPr>
          <w:ins w:id="2193" w:author="kirill shustov" w:date="2019-05-24T11:20:00Z"/>
        </w:rPr>
      </w:pPr>
      <w:r w:rsidRPr="007B221E">
        <w:lastRenderedPageBreak/>
        <w:t>1</w:t>
      </w:r>
      <w:ins w:id="2194" w:author="kirill shustov" w:date="2019-05-24T12:40:00Z">
        <w:r w:rsidR="004E0FA7">
          <w:t>1</w:t>
        </w:r>
      </w:ins>
      <w:del w:id="2195" w:author="kirill shustov" w:date="2019-05-24T12:40:00Z">
        <w:r w:rsidRPr="007B221E" w:rsidDel="004E0FA7">
          <w:delText>2</w:delText>
        </w:r>
      </w:del>
      <w:r w:rsidRPr="007B221E">
        <w:t xml:space="preserve"> 2.2 </w:t>
      </w:r>
      <w:r>
        <w:t xml:space="preserve">Метод «белого ящика». Тестирование и отладка программного обеспечения </w:t>
      </w:r>
      <w:ins w:id="2196" w:author="kirill shustov" w:date="2019-05-24T09:59:00Z">
        <w:r w:rsidR="00FB0D19" w:rsidRPr="00BB5E20">
          <w:t>[</w:t>
        </w:r>
        <w:r w:rsidR="00FB0D19">
          <w:t>Электронный ресурс</w:t>
        </w:r>
        <w:r w:rsidR="00FB0D19" w:rsidRPr="00BB5E20">
          <w:t>]</w:t>
        </w:r>
      </w:ins>
      <w:r>
        <w:t>– режим доступа</w:t>
      </w:r>
      <w:r w:rsidRPr="007B221E">
        <w:t xml:space="preserve">: </w:t>
      </w:r>
      <w:bookmarkStart w:id="2197" w:name="_Hlk9583186"/>
      <w:r w:rsidRPr="004B421B">
        <w:rPr>
          <w:rPrChange w:id="2198" w:author="kirill shustov" w:date="2019-05-24T18:22:00Z">
            <w:rPr>
              <w:color w:val="0070C0"/>
            </w:rPr>
          </w:rPrChange>
        </w:rPr>
        <w:fldChar w:fldCharType="begin"/>
      </w:r>
      <w:r w:rsidRPr="004B421B">
        <w:rPr>
          <w:rPrChange w:id="2199" w:author="kirill shustov" w:date="2019-05-24T18:22:00Z">
            <w:rPr>
              <w:color w:val="0070C0"/>
            </w:rPr>
          </w:rPrChange>
        </w:rPr>
        <w:instrText xml:space="preserve"> HYPERLINK "http://prog.bobrodobro.ru/107739" </w:instrText>
      </w:r>
      <w:r w:rsidRPr="004B421B">
        <w:rPr>
          <w:rPrChange w:id="2200" w:author="kirill shustov" w:date="2019-05-24T18:22:00Z">
            <w:rPr>
              <w:color w:val="0070C0"/>
            </w:rPr>
          </w:rPrChange>
        </w:rPr>
        <w:fldChar w:fldCharType="separate"/>
      </w:r>
      <w:r w:rsidRPr="004B421B">
        <w:rPr>
          <w:rPrChange w:id="2201" w:author="kirill shustov" w:date="2019-05-24T18:22:00Z">
            <w:rPr>
              <w:rStyle w:val="aa"/>
              <w:color w:val="0070C0"/>
            </w:rPr>
          </w:rPrChange>
        </w:rPr>
        <w:t>http://prog.bobrodobro.ru/107739</w:t>
      </w:r>
      <w:r w:rsidRPr="004B421B">
        <w:rPr>
          <w:rPrChange w:id="2202" w:author="kirill shustov" w:date="2019-05-24T18:22:00Z">
            <w:rPr>
              <w:color w:val="0070C0"/>
            </w:rPr>
          </w:rPrChange>
        </w:rPr>
        <w:fldChar w:fldCharType="end"/>
      </w:r>
      <w:bookmarkEnd w:id="2197"/>
      <w:r w:rsidRPr="007B221E">
        <w:t>,</w:t>
      </w:r>
      <w:r>
        <w:t xml:space="preserve"> свободный</w:t>
      </w:r>
    </w:p>
    <w:p w:rsidR="00DD373A" w:rsidRDefault="00DD373A" w:rsidP="007B221E">
      <w:pPr>
        <w:pStyle w:val="123"/>
        <w:ind w:firstLine="0"/>
        <w:rPr>
          <w:ins w:id="2203" w:author="kirill shustov" w:date="2019-05-24T11:20:00Z"/>
        </w:rPr>
      </w:pPr>
    </w:p>
    <w:p w:rsidR="00DD373A" w:rsidRDefault="00DD373A" w:rsidP="007B221E">
      <w:pPr>
        <w:pStyle w:val="123"/>
        <w:ind w:firstLine="0"/>
        <w:rPr>
          <w:ins w:id="2204" w:author="kirill shustov" w:date="2019-05-24T11:20:00Z"/>
        </w:rPr>
      </w:pPr>
    </w:p>
    <w:p w:rsidR="00DD373A" w:rsidRDefault="00DD373A" w:rsidP="007B221E">
      <w:pPr>
        <w:pStyle w:val="123"/>
        <w:ind w:firstLine="0"/>
        <w:rPr>
          <w:ins w:id="2205" w:author="kirill shustov" w:date="2019-05-24T11:20:00Z"/>
        </w:rPr>
      </w:pPr>
    </w:p>
    <w:p w:rsidR="00DD373A" w:rsidRDefault="00DD373A" w:rsidP="007B221E">
      <w:pPr>
        <w:pStyle w:val="123"/>
        <w:ind w:firstLine="0"/>
        <w:rPr>
          <w:ins w:id="2206" w:author="kirill shustov" w:date="2019-05-24T11:20:00Z"/>
        </w:rPr>
      </w:pPr>
    </w:p>
    <w:p w:rsidR="00DD373A" w:rsidRDefault="00DD373A" w:rsidP="007B221E">
      <w:pPr>
        <w:pStyle w:val="123"/>
        <w:ind w:firstLine="0"/>
      </w:pPr>
    </w:p>
    <w:p w:rsidR="007B221E" w:rsidDel="00DD373A" w:rsidRDefault="007B221E" w:rsidP="007B221E">
      <w:pPr>
        <w:pStyle w:val="123"/>
        <w:ind w:firstLine="0"/>
        <w:rPr>
          <w:del w:id="2207" w:author="kirill shustov" w:date="2019-05-24T11:19:00Z"/>
        </w:rPr>
      </w:pPr>
    </w:p>
    <w:p w:rsidR="007B221E" w:rsidDel="00DD373A" w:rsidRDefault="007B221E" w:rsidP="007B221E">
      <w:pPr>
        <w:pStyle w:val="123"/>
        <w:ind w:firstLine="0"/>
        <w:rPr>
          <w:del w:id="2208" w:author="kirill shustov" w:date="2019-05-24T11:19:00Z"/>
        </w:rPr>
      </w:pPr>
    </w:p>
    <w:p w:rsidR="007B221E" w:rsidDel="00DD373A" w:rsidRDefault="007B221E" w:rsidP="007B221E">
      <w:pPr>
        <w:pStyle w:val="123"/>
        <w:ind w:firstLine="0"/>
        <w:rPr>
          <w:del w:id="2209" w:author="kirill shustov" w:date="2019-05-24T11:19:00Z"/>
        </w:rPr>
      </w:pPr>
    </w:p>
    <w:p w:rsidR="007B221E" w:rsidDel="00DD373A" w:rsidRDefault="007B221E" w:rsidP="007B221E">
      <w:pPr>
        <w:pStyle w:val="123"/>
        <w:ind w:firstLine="0"/>
        <w:rPr>
          <w:del w:id="2210" w:author="kirill shustov" w:date="2019-05-24T11:19:00Z"/>
        </w:rPr>
      </w:pPr>
    </w:p>
    <w:p w:rsidR="007B221E" w:rsidDel="00FB0D19" w:rsidRDefault="007B221E" w:rsidP="007B221E">
      <w:pPr>
        <w:pStyle w:val="123"/>
        <w:ind w:firstLine="0"/>
        <w:rPr>
          <w:del w:id="2211" w:author="kirill shustov" w:date="2019-05-24T09:59:00Z"/>
        </w:rPr>
      </w:pPr>
    </w:p>
    <w:p w:rsidR="007B221E" w:rsidDel="004C0B22" w:rsidRDefault="007B221E">
      <w:pPr>
        <w:pStyle w:val="123"/>
        <w:ind w:left="0" w:firstLine="0"/>
        <w:rPr>
          <w:del w:id="2212" w:author="kirill shustov" w:date="2019-05-24T10:23:00Z"/>
        </w:rPr>
        <w:pPrChange w:id="2213" w:author="kirill shustov" w:date="2019-05-24T09:59:00Z">
          <w:pPr>
            <w:pStyle w:val="123"/>
            <w:ind w:firstLine="0"/>
          </w:pPr>
        </w:pPrChange>
      </w:pPr>
    </w:p>
    <w:p w:rsidR="00176666" w:rsidDel="00DD373A" w:rsidRDefault="00176666">
      <w:pPr>
        <w:pStyle w:val="123"/>
        <w:spacing w:after="240"/>
        <w:ind w:left="0" w:firstLine="0"/>
        <w:rPr>
          <w:del w:id="2214" w:author="kirill shustov" w:date="2019-05-24T11:19:00Z"/>
        </w:rPr>
        <w:pPrChange w:id="2215" w:author="kirill shustov" w:date="2019-05-24T10:23:00Z">
          <w:pPr>
            <w:pStyle w:val="123"/>
            <w:spacing w:after="240"/>
            <w:ind w:firstLine="0"/>
          </w:pPr>
        </w:pPrChange>
      </w:pPr>
    </w:p>
    <w:p w:rsidR="007B221E" w:rsidRDefault="007B221E" w:rsidP="007B221E">
      <w:pPr>
        <w:pStyle w:val="123"/>
        <w:ind w:firstLine="0"/>
      </w:pPr>
      <w:r>
        <w:t>1</w:t>
      </w:r>
      <w:ins w:id="2216" w:author="kirill shustov" w:date="2019-05-24T12:40:00Z">
        <w:r w:rsidR="004E0FA7">
          <w:t>2</w:t>
        </w:r>
      </w:ins>
      <w:del w:id="2217" w:author="kirill shustov" w:date="2019-05-24T12:40:00Z">
        <w:r w:rsidDel="004E0FA7">
          <w:delText>3</w:delText>
        </w:r>
      </w:del>
      <w:r>
        <w:t xml:space="preserve"> </w:t>
      </w:r>
      <w:bookmarkStart w:id="2218" w:name="_Hlk9583275"/>
      <w:r w:rsidRPr="00AE088D">
        <w:t xml:space="preserve">Тестирование методом </w:t>
      </w:r>
      <w:r>
        <w:t>«</w:t>
      </w:r>
      <w:r w:rsidRPr="00AE088D">
        <w:t>черного ящика</w:t>
      </w:r>
      <w:r>
        <w:t>»</w:t>
      </w:r>
      <w:r w:rsidRPr="00AE088D">
        <w:t xml:space="preserve"> и тестирование методом </w:t>
      </w:r>
      <w:r>
        <w:t>«</w:t>
      </w:r>
      <w:r w:rsidRPr="00AE088D">
        <w:t>белого ящика</w:t>
      </w:r>
      <w:bookmarkEnd w:id="2218"/>
      <w:r>
        <w:t>»</w:t>
      </w:r>
      <w:ins w:id="2219" w:author="kirill shustov" w:date="2019-05-24T09:59:00Z">
        <w:r w:rsidR="00FB0D19" w:rsidRPr="00FB0D19">
          <w:t xml:space="preserve"> </w:t>
        </w:r>
        <w:r w:rsidR="00FB0D19" w:rsidRPr="00BB5E20">
          <w:t>[</w:t>
        </w:r>
        <w:r w:rsidR="00FB0D19">
          <w:t>Электронный ресурс</w:t>
        </w:r>
        <w:r w:rsidR="00FB0D19" w:rsidRPr="00BB5E20">
          <w:t>]</w:t>
        </w:r>
      </w:ins>
      <w:r>
        <w:t xml:space="preserve"> - режим доступа</w:t>
      </w:r>
      <w:r w:rsidRPr="007B221E">
        <w:t xml:space="preserve">: </w:t>
      </w:r>
      <w:bookmarkStart w:id="2220" w:name="_Hlk9583354"/>
      <w:r w:rsidRPr="00444765">
        <w:fldChar w:fldCharType="begin"/>
      </w:r>
      <w:r w:rsidRPr="004B421B">
        <w:instrText xml:space="preserve"> HYPERLINK "http://fb.ru/article/247668/metodyi-testirovaniya-programmnogo-obespecheniya-i-ih-sravnenie-testirovanie-metodom-chernogo-yaschika-i-testirovanie-metodom-belogo-yaschika" </w:instrText>
      </w:r>
      <w:r w:rsidRPr="00444765">
        <w:rPr>
          <w:rPrChange w:id="2221" w:author="kirill shustov" w:date="2019-05-24T18:22:00Z">
            <w:rPr/>
          </w:rPrChange>
        </w:rPr>
        <w:fldChar w:fldCharType="separate"/>
      </w:r>
      <w:r w:rsidRPr="004B421B">
        <w:rPr>
          <w:rPrChange w:id="2222" w:author="kirill shustov" w:date="2019-05-24T18:22:00Z">
            <w:rPr>
              <w:rStyle w:val="aa"/>
            </w:rPr>
          </w:rPrChange>
        </w:rPr>
        <w:t>http://fb.ru/article/247668/metodyi-testirovaniya-programmnogo-obespecheniya-i-ih-sravnenie-testirovanie-metodom-chernogo-yaschika-i-testirovanie-metodom-belogo-yaschika</w:t>
      </w:r>
      <w:r w:rsidRPr="00444765">
        <w:fldChar w:fldCharType="end"/>
      </w:r>
      <w:bookmarkEnd w:id="2220"/>
      <w:r w:rsidRPr="004B421B">
        <w:t>,</w:t>
      </w:r>
      <w:r>
        <w:t xml:space="preserve"> свободный</w:t>
      </w:r>
    </w:p>
    <w:p w:rsidR="007B221E" w:rsidRPr="007B221E" w:rsidDel="00DD373A" w:rsidRDefault="007B221E" w:rsidP="007B221E">
      <w:pPr>
        <w:pStyle w:val="123"/>
        <w:ind w:firstLine="0"/>
        <w:rPr>
          <w:del w:id="2223" w:author="kirill shustov" w:date="2019-05-24T11:20:00Z"/>
        </w:rPr>
      </w:pPr>
      <w:r>
        <w:t>1</w:t>
      </w:r>
      <w:ins w:id="2224" w:author="kirill shustov" w:date="2019-05-24T12:40:00Z">
        <w:r w:rsidR="004E0FA7">
          <w:t>3</w:t>
        </w:r>
      </w:ins>
      <w:del w:id="2225" w:author="kirill shustov" w:date="2019-05-24T12:40:00Z">
        <w:r w:rsidDel="004E0FA7">
          <w:delText>4</w:delText>
        </w:r>
      </w:del>
      <w:r>
        <w:t xml:space="preserve"> </w:t>
      </w:r>
      <w:r w:rsidRPr="00AE088D">
        <w:rPr>
          <w:color w:val="000000"/>
        </w:rPr>
        <w:t>Учёт обращений граждан и организаций 2.1 - Организация эффективной работы с обращениями граждан</w:t>
      </w:r>
      <w:ins w:id="2226" w:author="kirill shustov" w:date="2019-05-24T10:00:00Z">
        <w:r w:rsidR="00FB0D19">
          <w:rPr>
            <w:color w:val="000000"/>
          </w:rPr>
          <w:t xml:space="preserve"> </w:t>
        </w:r>
        <w:r w:rsidR="00FB0D19" w:rsidRPr="00BB5E20">
          <w:t>[</w:t>
        </w:r>
        <w:r w:rsidR="00FB0D19">
          <w:t>Электронный ресурс</w:t>
        </w:r>
        <w:r w:rsidR="00FB0D19" w:rsidRPr="00BB5E20">
          <w:t>]</w:t>
        </w:r>
      </w:ins>
      <w:r>
        <w:t xml:space="preserve"> – режим доступа</w:t>
      </w:r>
      <w:r w:rsidRPr="007B221E">
        <w:t xml:space="preserve">: </w:t>
      </w:r>
      <w:r w:rsidR="004B421B" w:rsidRPr="004B421B">
        <w:fldChar w:fldCharType="begin"/>
      </w:r>
      <w:r w:rsidR="004B421B" w:rsidRPr="004B421B">
        <w:instrText xml:space="preserve"> HYPERLINK "https://soft-arhiv.com/load/44-1-0-117" </w:instrText>
      </w:r>
      <w:r w:rsidR="004B421B" w:rsidRPr="004B421B">
        <w:rPr>
          <w:rPrChange w:id="2227" w:author="kirill shustov" w:date="2019-05-24T18:23:00Z">
            <w:rPr>
              <w:rStyle w:val="aa"/>
            </w:rPr>
          </w:rPrChange>
        </w:rPr>
        <w:fldChar w:fldCharType="separate"/>
      </w:r>
      <w:r w:rsidRPr="004B421B">
        <w:rPr>
          <w:rPrChange w:id="2228" w:author="kirill shustov" w:date="2019-05-24T18:23:00Z">
            <w:rPr>
              <w:rStyle w:val="aa"/>
            </w:rPr>
          </w:rPrChange>
        </w:rPr>
        <w:t>https://soft-arhiv.com/load/44-1-0-117</w:t>
      </w:r>
      <w:r w:rsidR="004B421B" w:rsidRPr="004B421B">
        <w:rPr>
          <w:rPrChange w:id="2229" w:author="kirill shustov" w:date="2019-05-24T18:23:00Z">
            <w:rPr>
              <w:rStyle w:val="aa"/>
            </w:rPr>
          </w:rPrChange>
        </w:rPr>
        <w:fldChar w:fldCharType="end"/>
      </w:r>
      <w:r w:rsidRPr="004B421B">
        <w:t>,</w:t>
      </w:r>
      <w:ins w:id="2230" w:author="kirill shustov" w:date="2019-05-24T11:20:00Z">
        <w:r w:rsidR="00DD373A" w:rsidRPr="004B421B">
          <w:t xml:space="preserve"> </w:t>
        </w:r>
      </w:ins>
    </w:p>
    <w:p w:rsidR="007B221E" w:rsidRDefault="007B221E" w:rsidP="007B221E">
      <w:pPr>
        <w:pStyle w:val="123"/>
        <w:ind w:firstLine="0"/>
      </w:pPr>
      <w:del w:id="2231" w:author="kirill shustov" w:date="2019-05-24T18:22:00Z">
        <w:r w:rsidDel="004B421B">
          <w:delText xml:space="preserve"> </w:delText>
        </w:r>
      </w:del>
      <w:r>
        <w:t>Свободный</w:t>
      </w:r>
    </w:p>
    <w:p w:rsidR="007B221E" w:rsidRDefault="007B221E" w:rsidP="007B221E">
      <w:pPr>
        <w:pStyle w:val="123"/>
        <w:ind w:firstLine="0"/>
      </w:pPr>
      <w:r>
        <w:t>1</w:t>
      </w:r>
      <w:ins w:id="2232" w:author="kirill shustov" w:date="2019-05-24T12:40:00Z">
        <w:r w:rsidR="004E0FA7">
          <w:t>4</w:t>
        </w:r>
      </w:ins>
      <w:del w:id="2233" w:author="kirill shustov" w:date="2019-05-24T12:40:00Z">
        <w:r w:rsidDel="004E0FA7">
          <w:delText>5</w:delText>
        </w:r>
      </w:del>
      <w:r>
        <w:t xml:space="preserve"> </w:t>
      </w:r>
      <w:r w:rsidRPr="00AE088D">
        <w:t>Учет обращений граждан и организаций.</w:t>
      </w:r>
      <w:ins w:id="2234" w:author="kirill shustov" w:date="2019-05-24T10:00:00Z">
        <w:r w:rsidR="00FB0D19">
          <w:t xml:space="preserve"> </w:t>
        </w:r>
        <w:r w:rsidR="00FB0D19" w:rsidRPr="00BB5E20">
          <w:t>[</w:t>
        </w:r>
        <w:r w:rsidR="00FB0D19">
          <w:t>Электронный ресурс</w:t>
        </w:r>
        <w:r w:rsidR="00FB0D19" w:rsidRPr="00BB5E20">
          <w:t>]</w:t>
        </w:r>
      </w:ins>
      <w:r w:rsidR="00FB0D19">
        <w:t xml:space="preserve"> – режим доступа</w:t>
      </w:r>
      <w:r w:rsidR="00FB0D19" w:rsidRPr="00FB0D19">
        <w:t xml:space="preserve">: </w:t>
      </w:r>
      <w:r w:rsidR="004B421B" w:rsidRPr="004B421B">
        <w:fldChar w:fldCharType="begin"/>
      </w:r>
      <w:r w:rsidR="004B421B" w:rsidRPr="004B421B">
        <w:instrText xml:space="preserve"> HYPERLINK "http://www.cdmail.ru/business/work/uchet-obrashhenij-grazhdan-i-organizacij.htm" </w:instrText>
      </w:r>
      <w:r w:rsidR="004B421B" w:rsidRPr="004B421B">
        <w:rPr>
          <w:rPrChange w:id="2235" w:author="kirill shustov" w:date="2019-05-24T18:23:00Z">
            <w:rPr>
              <w:rStyle w:val="aa"/>
            </w:rPr>
          </w:rPrChange>
        </w:rPr>
        <w:fldChar w:fldCharType="separate"/>
      </w:r>
      <w:r w:rsidR="00FB0D19" w:rsidRPr="004B421B">
        <w:rPr>
          <w:rPrChange w:id="2236" w:author="kirill shustov" w:date="2019-05-24T18:23:00Z">
            <w:rPr>
              <w:rStyle w:val="aa"/>
            </w:rPr>
          </w:rPrChange>
        </w:rPr>
        <w:t>http://www.cdmail.ru/business/work/uchet-obrashhenij-grazhdan-i-organizacij.htm</w:t>
      </w:r>
      <w:r w:rsidR="004B421B" w:rsidRPr="004B421B">
        <w:rPr>
          <w:rPrChange w:id="2237" w:author="kirill shustov" w:date="2019-05-24T18:23:00Z">
            <w:rPr>
              <w:rStyle w:val="aa"/>
            </w:rPr>
          </w:rPrChange>
        </w:rPr>
        <w:fldChar w:fldCharType="end"/>
      </w:r>
      <w:r w:rsidR="00FB0D19" w:rsidRPr="00FB0D19">
        <w:t xml:space="preserve">, </w:t>
      </w:r>
      <w:r w:rsidR="00FB0D19">
        <w:t>свободный</w:t>
      </w:r>
    </w:p>
    <w:p w:rsidR="007B221E" w:rsidRPr="00FB0D19" w:rsidRDefault="00FB0D19" w:rsidP="00FB0D19">
      <w:pPr>
        <w:pStyle w:val="123"/>
        <w:ind w:firstLine="0"/>
      </w:pPr>
      <w:r>
        <w:t>1</w:t>
      </w:r>
      <w:ins w:id="2238" w:author="kirill shustov" w:date="2019-05-24T12:40:00Z">
        <w:r w:rsidR="004E0FA7">
          <w:t>5</w:t>
        </w:r>
      </w:ins>
      <w:del w:id="2239" w:author="kirill shustov" w:date="2019-05-24T12:40:00Z">
        <w:r w:rsidDel="004E0FA7">
          <w:delText>6</w:delText>
        </w:r>
      </w:del>
      <w:r>
        <w:t xml:space="preserve"> Делопроизводство от А до Я. Работа с обращениями граждан</w:t>
      </w:r>
      <w:ins w:id="2240" w:author="kirill shustov" w:date="2019-05-24T10:00:00Z">
        <w:r>
          <w:t xml:space="preserve"> </w:t>
        </w:r>
        <w:r w:rsidRPr="00BB5E20">
          <w:t>[</w:t>
        </w:r>
        <w:r>
          <w:t>Электронный ресурс</w:t>
        </w:r>
        <w:r w:rsidRPr="00BB5E20">
          <w:t>]</w:t>
        </w:r>
      </w:ins>
      <w:r>
        <w:t xml:space="preserve"> – режим доступ</w:t>
      </w:r>
      <w:r w:rsidRPr="004B421B">
        <w:t xml:space="preserve">а: </w:t>
      </w:r>
      <w:ins w:id="2241" w:author="kirill shustov" w:date="2019-05-24T09:59:00Z">
        <w:r w:rsidRPr="00444765">
          <w:fldChar w:fldCharType="begin"/>
        </w:r>
        <w:r w:rsidRPr="004B421B">
          <w:instrText xml:space="preserve"> HYPERLINK "</w:instrText>
        </w:r>
      </w:ins>
      <w:r w:rsidRPr="004B421B">
        <w:instrText>http://naar.ru/articles/deloproizvodstvo-ot-a-do-ya-rabota-s-obrascheniyami-grazhdan/</w:instrText>
      </w:r>
      <w:ins w:id="2242" w:author="kirill shustov" w:date="2019-05-24T09:59:00Z">
        <w:r w:rsidRPr="004B421B">
          <w:instrText xml:space="preserve">" </w:instrText>
        </w:r>
        <w:r w:rsidRPr="00444765">
          <w:rPr>
            <w:rPrChange w:id="2243" w:author="kirill shustov" w:date="2019-05-24T18:23:00Z">
              <w:rPr/>
            </w:rPrChange>
          </w:rPr>
          <w:fldChar w:fldCharType="separate"/>
        </w:r>
      </w:ins>
      <w:r w:rsidRPr="004B421B">
        <w:rPr>
          <w:rPrChange w:id="2244" w:author="kirill shustov" w:date="2019-05-24T18:23:00Z">
            <w:rPr>
              <w:rStyle w:val="aa"/>
            </w:rPr>
          </w:rPrChange>
        </w:rPr>
        <w:t>http://naar.ru/articles/deloproizvodstvo-ot-a-do-ya-rabota-s-obrascheniyami-grazhdan/</w:t>
      </w:r>
      <w:ins w:id="2245" w:author="kirill shustov" w:date="2019-05-24T09:59:00Z">
        <w:r w:rsidRPr="00444765">
          <w:fldChar w:fldCharType="end"/>
        </w:r>
        <w:r>
          <w:t xml:space="preserve"> </w:t>
        </w:r>
      </w:ins>
      <w:ins w:id="2246" w:author="kirill shustov" w:date="2019-05-24T10:00:00Z">
        <w:r>
          <w:t>, свободный</w:t>
        </w:r>
      </w:ins>
    </w:p>
    <w:sectPr w:rsidR="007B221E" w:rsidRPr="00FB0D19" w:rsidSect="00983A8A">
      <w:pgSz w:w="11906" w:h="16838"/>
      <w:pgMar w:top="284" w:right="284" w:bottom="284" w:left="1134" w:header="680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FA8" w:rsidRDefault="00BD5FA8" w:rsidP="003B059D">
      <w:pPr>
        <w:spacing w:after="0" w:line="240" w:lineRule="auto"/>
      </w:pPr>
      <w:r>
        <w:separator/>
      </w:r>
    </w:p>
  </w:endnote>
  <w:endnote w:type="continuationSeparator" w:id="0">
    <w:p w:rsidR="00BD5FA8" w:rsidRDefault="00BD5FA8" w:rsidP="003B0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10505" w:type="dxa"/>
      <w:tblInd w:w="108" w:type="dxa"/>
      <w:tblLayout w:type="fixed"/>
      <w:tblLook w:val="04A0" w:firstRow="1" w:lastRow="0" w:firstColumn="1" w:lastColumn="0" w:noHBand="0" w:noVBand="1"/>
    </w:tblPr>
    <w:tblGrid>
      <w:gridCol w:w="396"/>
      <w:gridCol w:w="567"/>
      <w:gridCol w:w="1304"/>
      <w:gridCol w:w="850"/>
      <w:gridCol w:w="567"/>
      <w:gridCol w:w="3969"/>
      <w:gridCol w:w="283"/>
      <w:gridCol w:w="283"/>
      <w:gridCol w:w="284"/>
      <w:gridCol w:w="850"/>
      <w:gridCol w:w="1152"/>
      <w:tblGridChange w:id="118">
        <w:tblGrid>
          <w:gridCol w:w="396"/>
          <w:gridCol w:w="567"/>
          <w:gridCol w:w="1304"/>
          <w:gridCol w:w="850"/>
          <w:gridCol w:w="567"/>
          <w:gridCol w:w="3969"/>
          <w:gridCol w:w="283"/>
          <w:gridCol w:w="283"/>
          <w:gridCol w:w="284"/>
          <w:gridCol w:w="850"/>
          <w:gridCol w:w="1152"/>
        </w:tblGrid>
      </w:tblGridChange>
    </w:tblGrid>
    <w:tr w:rsidR="00CF2270" w:rsidTr="00A5325A">
      <w:trPr>
        <w:trHeight w:val="283"/>
      </w:trPr>
      <w:tc>
        <w:tcPr>
          <w:tcW w:w="396" w:type="dxa"/>
        </w:tcPr>
        <w:p w:rsidR="00CF2270" w:rsidRPr="00305AA4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Default="00CF2270" w:rsidP="00A45B6B">
          <w:pPr>
            <w:pStyle w:val="a5"/>
          </w:pPr>
        </w:p>
      </w:tc>
      <w:tc>
        <w:tcPr>
          <w:tcW w:w="1304" w:type="dxa"/>
        </w:tcPr>
        <w:p w:rsidR="00CF2270" w:rsidRDefault="00CF2270" w:rsidP="00A45B6B">
          <w:pPr>
            <w:pStyle w:val="a5"/>
          </w:pPr>
        </w:p>
      </w:tc>
      <w:tc>
        <w:tcPr>
          <w:tcW w:w="850" w:type="dxa"/>
        </w:tcPr>
        <w:p w:rsidR="00CF2270" w:rsidRDefault="00CF2270" w:rsidP="00A45B6B">
          <w:pPr>
            <w:pStyle w:val="a5"/>
          </w:pPr>
        </w:p>
      </w:tc>
      <w:tc>
        <w:tcPr>
          <w:tcW w:w="567" w:type="dxa"/>
        </w:tcPr>
        <w:p w:rsidR="00CF2270" w:rsidRDefault="00CF2270" w:rsidP="00A45B6B">
          <w:pPr>
            <w:pStyle w:val="a5"/>
          </w:pPr>
        </w:p>
      </w:tc>
      <w:tc>
        <w:tcPr>
          <w:tcW w:w="6821" w:type="dxa"/>
          <w:gridSpan w:val="6"/>
          <w:vMerge w:val="restart"/>
        </w:tcPr>
        <w:p w:rsidR="00CF2270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ТКТТС. О. 09.02.07. ИСП</w:t>
          </w:r>
          <w:ins w:id="119" w:author="kirill shustov" w:date="2019-05-31T20:37:00Z"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ins>
          <w:del w:id="120" w:author="kirill shustov" w:date="2019-05-31T20:37:00Z">
            <w:r w:rsidDel="003429F5">
              <w:rPr>
                <w:rFonts w:ascii="Times New Roman" w:hAnsi="Times New Roman" w:cs="Times New Roman"/>
                <w:sz w:val="28"/>
                <w:szCs w:val="28"/>
              </w:rPr>
              <w:delText xml:space="preserve"> </w:delText>
            </w:r>
          </w:del>
          <w:r>
            <w:rPr>
              <w:rFonts w:ascii="Times New Roman" w:hAnsi="Times New Roman" w:cs="Times New Roman"/>
              <w:sz w:val="28"/>
              <w:szCs w:val="28"/>
            </w:rPr>
            <w:t>1-18. КП. ПЗ</w:t>
          </w:r>
        </w:p>
      </w:tc>
    </w:tr>
    <w:tr w:rsidR="00CF2270" w:rsidTr="00A5325A">
      <w:trPr>
        <w:trHeight w:val="283"/>
      </w:trPr>
      <w:tc>
        <w:tcPr>
          <w:tcW w:w="396" w:type="dxa"/>
        </w:tcPr>
        <w:p w:rsidR="00CF2270" w:rsidRDefault="00CF2270" w:rsidP="00A45B6B">
          <w:pPr>
            <w:pStyle w:val="a5"/>
          </w:pPr>
        </w:p>
      </w:tc>
      <w:tc>
        <w:tcPr>
          <w:tcW w:w="567" w:type="dxa"/>
        </w:tcPr>
        <w:p w:rsidR="00CF2270" w:rsidRDefault="00CF2270" w:rsidP="00A45B6B">
          <w:pPr>
            <w:pStyle w:val="a5"/>
          </w:pPr>
        </w:p>
      </w:tc>
      <w:tc>
        <w:tcPr>
          <w:tcW w:w="1304" w:type="dxa"/>
        </w:tcPr>
        <w:p w:rsidR="00CF2270" w:rsidRDefault="00CF2270" w:rsidP="00A45B6B">
          <w:pPr>
            <w:pStyle w:val="a5"/>
          </w:pPr>
        </w:p>
      </w:tc>
      <w:tc>
        <w:tcPr>
          <w:tcW w:w="850" w:type="dxa"/>
        </w:tcPr>
        <w:p w:rsidR="00CF2270" w:rsidRDefault="00CF2270" w:rsidP="00A45B6B">
          <w:pPr>
            <w:pStyle w:val="a5"/>
          </w:pPr>
        </w:p>
      </w:tc>
      <w:tc>
        <w:tcPr>
          <w:tcW w:w="567" w:type="dxa"/>
        </w:tcPr>
        <w:p w:rsidR="00CF2270" w:rsidRDefault="00CF2270" w:rsidP="00A45B6B">
          <w:pPr>
            <w:pStyle w:val="a5"/>
          </w:pPr>
        </w:p>
      </w:tc>
      <w:tc>
        <w:tcPr>
          <w:tcW w:w="6821" w:type="dxa"/>
          <w:gridSpan w:val="6"/>
          <w:vMerge/>
        </w:tcPr>
        <w:p w:rsidR="00CF2270" w:rsidRDefault="00CF2270" w:rsidP="00A45B6B">
          <w:pPr>
            <w:pStyle w:val="a5"/>
          </w:pPr>
        </w:p>
      </w:tc>
    </w:tr>
    <w:tr w:rsidR="00CF2270" w:rsidTr="00A5325A">
      <w:trPr>
        <w:trHeight w:val="283"/>
      </w:trPr>
      <w:tc>
        <w:tcPr>
          <w:tcW w:w="396" w:type="dxa"/>
          <w:vAlign w:val="bottom"/>
        </w:tcPr>
        <w:p w:rsidR="00CF2270" w:rsidRPr="00305AA4" w:rsidRDefault="00CF2270" w:rsidP="00A45B6B">
          <w:pPr>
            <w:pStyle w:val="a5"/>
            <w:ind w:left="-170" w:right="-113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567" w:type="dxa"/>
          <w:vAlign w:val="bottom"/>
        </w:tcPr>
        <w:p w:rsidR="00CF2270" w:rsidRPr="00C93EDE" w:rsidRDefault="00CF2270" w:rsidP="00A45B6B">
          <w:pPr>
            <w:pStyle w:val="a5"/>
            <w:ind w:left="-113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93EDE"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vAlign w:val="bottom"/>
        </w:tcPr>
        <w:p w:rsidR="00CF2270" w:rsidRPr="00C93EDE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vAlign w:val="bottom"/>
        </w:tcPr>
        <w:p w:rsidR="00CF2270" w:rsidRPr="00C93EDE" w:rsidRDefault="00CF2270" w:rsidP="00A45B6B">
          <w:pPr>
            <w:pStyle w:val="a5"/>
            <w:ind w:left="-113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Подпись</w:t>
          </w:r>
        </w:p>
      </w:tc>
      <w:tc>
        <w:tcPr>
          <w:tcW w:w="567" w:type="dxa"/>
          <w:vAlign w:val="bottom"/>
        </w:tcPr>
        <w:p w:rsidR="00CF2270" w:rsidRPr="00C93EDE" w:rsidRDefault="00CF2270" w:rsidP="00A45B6B">
          <w:pPr>
            <w:pStyle w:val="a5"/>
            <w:ind w:left="-57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821" w:type="dxa"/>
          <w:gridSpan w:val="6"/>
          <w:vMerge/>
        </w:tcPr>
        <w:p w:rsidR="00CF2270" w:rsidRDefault="00CF2270" w:rsidP="00A45B6B">
          <w:pPr>
            <w:pStyle w:val="a5"/>
          </w:pPr>
        </w:p>
      </w:tc>
    </w:tr>
    <w:tr w:rsidR="00CF2270" w:rsidTr="00A5325A">
      <w:trPr>
        <w:trHeight w:val="283"/>
      </w:trPr>
      <w:tc>
        <w:tcPr>
          <w:tcW w:w="963" w:type="dxa"/>
          <w:gridSpan w:val="2"/>
          <w:vAlign w:val="bottom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Разраб.</w:t>
          </w:r>
        </w:p>
      </w:tc>
      <w:tc>
        <w:tcPr>
          <w:tcW w:w="1304" w:type="dxa"/>
          <w:vAlign w:val="bottom"/>
        </w:tcPr>
        <w:p w:rsidR="00CF2270" w:rsidRPr="00C93EDE" w:rsidRDefault="00CF2270" w:rsidP="00A45B6B">
          <w:pPr>
            <w:pStyle w:val="a5"/>
            <w:ind w:left="-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Шустов К.С.</w:t>
          </w:r>
        </w:p>
      </w:tc>
      <w:tc>
        <w:tcPr>
          <w:tcW w:w="850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</w:tcPr>
        <w:p w:rsidR="00CF2270" w:rsidRPr="00FD65DB" w:rsidRDefault="00CF2270" w:rsidP="00A45B6B">
          <w:pPr>
            <w:pStyle w:val="a9"/>
            <w:jc w:val="center"/>
            <w:rPr>
              <w:rFonts w:ascii="Times New Roman" w:hAnsi="Times New Roman"/>
              <w:sz w:val="28"/>
              <w:szCs w:val="28"/>
            </w:rPr>
          </w:pPr>
          <w:r w:rsidRPr="00FD65DB">
            <w:rPr>
              <w:rFonts w:ascii="Times New Roman" w:hAnsi="Times New Roman"/>
              <w:sz w:val="28"/>
              <w:szCs w:val="28"/>
            </w:rPr>
            <w:t>Разработка программного модуля «Регистрация обращений граждан»</w:t>
          </w:r>
        </w:p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D65DB">
            <w:rPr>
              <w:rFonts w:ascii="Times New Roman" w:hAnsi="Times New Roman"/>
              <w:sz w:val="28"/>
              <w:szCs w:val="28"/>
            </w:rPr>
            <w:t>Пояснительная записка</w:t>
          </w:r>
        </w:p>
      </w:tc>
      <w:tc>
        <w:tcPr>
          <w:tcW w:w="850" w:type="dxa"/>
          <w:gridSpan w:val="3"/>
          <w:vAlign w:val="bottom"/>
        </w:tcPr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850" w:type="dxa"/>
          <w:vAlign w:val="bottom"/>
        </w:tcPr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152" w:type="dxa"/>
          <w:vAlign w:val="bottom"/>
        </w:tcPr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CF2270" w:rsidTr="004B421B">
      <w:tblPrEx>
        <w:tblW w:w="10505" w:type="dxa"/>
        <w:tblInd w:w="108" w:type="dxa"/>
        <w:tblLayout w:type="fixed"/>
        <w:tblPrExChange w:id="121" w:author="kirill shustov" w:date="2019-05-24T18:23:00Z">
          <w:tblPrEx>
            <w:tblW w:w="10505" w:type="dxa"/>
            <w:tblInd w:w="108" w:type="dxa"/>
            <w:tblLayout w:type="fixed"/>
          </w:tblPrEx>
        </w:tblPrExChange>
      </w:tblPrEx>
      <w:trPr>
        <w:trHeight w:val="283"/>
        <w:trPrChange w:id="122" w:author="kirill shustov" w:date="2019-05-24T18:23:00Z">
          <w:trPr>
            <w:trHeight w:val="283"/>
          </w:trPr>
        </w:trPrChange>
      </w:trPr>
      <w:tc>
        <w:tcPr>
          <w:tcW w:w="963" w:type="dxa"/>
          <w:gridSpan w:val="2"/>
          <w:vAlign w:val="bottom"/>
          <w:tcPrChange w:id="123" w:author="kirill shustov" w:date="2019-05-24T18:23:00Z">
            <w:tcPr>
              <w:tcW w:w="963" w:type="dxa"/>
              <w:gridSpan w:val="2"/>
              <w:vAlign w:val="bottom"/>
            </w:tcPr>
          </w:tcPrChange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Пров.</w:t>
          </w:r>
        </w:p>
      </w:tc>
      <w:tc>
        <w:tcPr>
          <w:tcW w:w="1304" w:type="dxa"/>
          <w:vAlign w:val="bottom"/>
          <w:tcPrChange w:id="124" w:author="kirill shustov" w:date="2019-05-24T18:23:00Z">
            <w:tcPr>
              <w:tcW w:w="1304" w:type="dxa"/>
              <w:vAlign w:val="bottom"/>
            </w:tcPr>
          </w:tcPrChange>
        </w:tcPr>
        <w:p w:rsidR="00CF2270" w:rsidRPr="00C93EDE" w:rsidRDefault="00CF2270" w:rsidP="00A45B6B">
          <w:pPr>
            <w:pStyle w:val="a5"/>
            <w:ind w:left="-113" w:right="-113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Андреева А.Р.</w:t>
          </w:r>
        </w:p>
      </w:tc>
      <w:tc>
        <w:tcPr>
          <w:tcW w:w="850" w:type="dxa"/>
          <w:tcPrChange w:id="125" w:author="kirill shustov" w:date="2019-05-24T18:23:00Z">
            <w:tcPr>
              <w:tcW w:w="850" w:type="dxa"/>
            </w:tcPr>
          </w:tcPrChange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PrChange w:id="126" w:author="kirill shustov" w:date="2019-05-24T18:23:00Z">
            <w:tcPr>
              <w:tcW w:w="567" w:type="dxa"/>
            </w:tcPr>
          </w:tcPrChange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PrChange w:id="127" w:author="kirill shustov" w:date="2019-05-24T18:23:00Z">
            <w:tcPr>
              <w:tcW w:w="3969" w:type="dxa"/>
              <w:vMerge/>
            </w:tcPr>
          </w:tcPrChange>
        </w:tcPr>
        <w:p w:rsidR="00CF2270" w:rsidRDefault="00CF2270" w:rsidP="00A45B6B">
          <w:pPr>
            <w:pStyle w:val="a5"/>
          </w:pPr>
        </w:p>
      </w:tc>
      <w:tc>
        <w:tcPr>
          <w:tcW w:w="283" w:type="dxa"/>
          <w:tcPrChange w:id="128" w:author="kirill shustov" w:date="2019-05-24T18:23:00Z">
            <w:tcPr>
              <w:tcW w:w="283" w:type="dxa"/>
            </w:tcPr>
          </w:tcPrChange>
        </w:tcPr>
        <w:p w:rsidR="00CF2270" w:rsidRPr="00C320F2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PrChange w:id="129" w:author="kirill shustov" w:date="2019-05-24T18:23:00Z">
            <w:tcPr>
              <w:tcW w:w="283" w:type="dxa"/>
            </w:tcPr>
          </w:tcPrChange>
        </w:tcPr>
        <w:p w:rsidR="00CF2270" w:rsidRPr="00C320F2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  <w:ins w:id="130" w:author="kirill shustov" w:date="2019-05-24T21:07:00Z"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ins>
          <w:del w:id="131" w:author="kirill shustov" w:date="2019-05-24T18:25:00Z">
            <w:r w:rsidDel="004B421B">
              <w:rPr>
                <w:rFonts w:ascii="Times New Roman" w:hAnsi="Times New Roman" w:cs="Times New Roman"/>
                <w:sz w:val="20"/>
                <w:szCs w:val="20"/>
              </w:rPr>
              <w:delText>у</w:delText>
            </w:r>
          </w:del>
        </w:p>
      </w:tc>
      <w:tc>
        <w:tcPr>
          <w:tcW w:w="284" w:type="dxa"/>
          <w:tcPrChange w:id="132" w:author="kirill shustov" w:date="2019-05-24T18:23:00Z">
            <w:tcPr>
              <w:tcW w:w="284" w:type="dxa"/>
            </w:tcPr>
          </w:tcPrChange>
        </w:tcPr>
        <w:p w:rsidR="00CF2270" w:rsidRPr="00C320F2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vAlign w:val="bottom"/>
          <w:tcPrChange w:id="133" w:author="kirill shustov" w:date="2019-05-24T18:23:00Z">
            <w:tcPr>
              <w:tcW w:w="850" w:type="dxa"/>
              <w:vAlign w:val="bottom"/>
            </w:tcPr>
          </w:tcPrChange>
        </w:tcPr>
        <w:p w:rsidR="00CF2270" w:rsidRPr="00C320F2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2</w:t>
          </w:r>
        </w:p>
      </w:tc>
      <w:tc>
        <w:tcPr>
          <w:tcW w:w="1152" w:type="dxa"/>
          <w:vAlign w:val="center"/>
          <w:tcPrChange w:id="134" w:author="kirill shustov" w:date="2019-05-24T18:23:00Z">
            <w:tcPr>
              <w:tcW w:w="1152" w:type="dxa"/>
            </w:tcPr>
          </w:tcPrChange>
        </w:tcPr>
        <w:p w:rsidR="00CF2270" w:rsidRPr="00C320F2" w:rsidRDefault="00CF2270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  <w:pPrChange w:id="135" w:author="kirill shustov" w:date="2019-05-24T18:23:00Z">
              <w:pPr>
                <w:pStyle w:val="a5"/>
              </w:pPr>
            </w:pPrChange>
          </w:pPr>
          <w:ins w:id="136" w:author="kirill shustov" w:date="2019-05-24T18:23:00Z"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ins>
          <w:ins w:id="137" w:author="kirill shustov" w:date="2019-05-24T18:28:00Z"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ins>
        </w:p>
      </w:tc>
    </w:tr>
    <w:tr w:rsidR="00CF2270" w:rsidTr="00A5325A">
      <w:trPr>
        <w:trHeight w:val="283"/>
      </w:trPr>
      <w:tc>
        <w:tcPr>
          <w:tcW w:w="963" w:type="dxa"/>
          <w:gridSpan w:val="2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:rsidR="00CF2270" w:rsidRDefault="00CF2270" w:rsidP="00A45B6B">
          <w:pPr>
            <w:pStyle w:val="a5"/>
          </w:pPr>
        </w:p>
      </w:tc>
      <w:tc>
        <w:tcPr>
          <w:tcW w:w="2852" w:type="dxa"/>
          <w:gridSpan w:val="5"/>
          <w:vMerge w:val="restart"/>
          <w:vAlign w:val="center"/>
        </w:tcPr>
        <w:p w:rsidR="00CF2270" w:rsidRPr="00783313" w:rsidRDefault="00CF2270" w:rsidP="00A45B6B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40-</w:t>
          </w:r>
          <w:ins w:id="138" w:author="kirill shustov" w:date="2019-05-24T18:26:00Z"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ins>
          <w:ins w:id="139" w:author="кирилл" w:date="2019-05-26T17:12:00Z"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ins>
          <w:del w:id="140" w:author="kirill shustov" w:date="2019-05-24T18:26:00Z">
            <w:r w:rsidDel="004B421B">
              <w:rPr>
                <w:rFonts w:ascii="Times New Roman" w:hAnsi="Times New Roman" w:cs="Times New Roman"/>
                <w:sz w:val="28"/>
                <w:szCs w:val="28"/>
              </w:rPr>
              <w:delText>уч</w:delText>
            </w:r>
          </w:del>
          <w:r>
            <w:rPr>
              <w:rFonts w:ascii="Times New Roman" w:hAnsi="Times New Roman" w:cs="Times New Roman"/>
              <w:sz w:val="28"/>
              <w:szCs w:val="28"/>
            </w:rPr>
            <w:t>.04.02.2019.6</w:t>
          </w:r>
        </w:p>
      </w:tc>
    </w:tr>
    <w:tr w:rsidR="00CF2270" w:rsidTr="00A5325A">
      <w:trPr>
        <w:trHeight w:val="283"/>
      </w:trPr>
      <w:tc>
        <w:tcPr>
          <w:tcW w:w="963" w:type="dxa"/>
          <w:gridSpan w:val="2"/>
          <w:vAlign w:val="bottom"/>
        </w:tcPr>
        <w:p w:rsidR="00CF2270" w:rsidRPr="00C93EDE" w:rsidRDefault="00CF2270" w:rsidP="00A45B6B">
          <w:pPr>
            <w:pStyle w:val="a5"/>
            <w:ind w:left="-113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Н. Контр.</w:t>
          </w:r>
        </w:p>
      </w:tc>
      <w:tc>
        <w:tcPr>
          <w:tcW w:w="1304" w:type="dxa"/>
          <w:vAlign w:val="bottom"/>
        </w:tcPr>
        <w:p w:rsidR="00CF2270" w:rsidRPr="00C93EDE" w:rsidRDefault="00CF2270" w:rsidP="00A45B6B">
          <w:pPr>
            <w:pStyle w:val="a5"/>
            <w:ind w:left="-113" w:right="-57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Андреева А.Р.</w:t>
          </w:r>
        </w:p>
      </w:tc>
      <w:tc>
        <w:tcPr>
          <w:tcW w:w="850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:rsidR="00CF2270" w:rsidRDefault="00CF2270" w:rsidP="00A45B6B">
          <w:pPr>
            <w:pStyle w:val="a5"/>
          </w:pPr>
        </w:p>
      </w:tc>
      <w:tc>
        <w:tcPr>
          <w:tcW w:w="2852" w:type="dxa"/>
          <w:gridSpan w:val="5"/>
          <w:vMerge/>
        </w:tcPr>
        <w:p w:rsidR="00CF2270" w:rsidRDefault="00CF2270" w:rsidP="00A45B6B">
          <w:pPr>
            <w:pStyle w:val="a5"/>
          </w:pPr>
        </w:p>
      </w:tc>
    </w:tr>
    <w:tr w:rsidR="00CF2270" w:rsidTr="00A5325A">
      <w:trPr>
        <w:trHeight w:val="283"/>
      </w:trPr>
      <w:tc>
        <w:tcPr>
          <w:tcW w:w="963" w:type="dxa"/>
          <w:gridSpan w:val="2"/>
          <w:vAlign w:val="bottom"/>
        </w:tcPr>
        <w:p w:rsidR="00CF2270" w:rsidRPr="00C93EDE" w:rsidRDefault="00CF2270" w:rsidP="00A45B6B">
          <w:pPr>
            <w:pStyle w:val="a5"/>
            <w:ind w:left="-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Утверд.</w:t>
          </w:r>
        </w:p>
      </w:tc>
      <w:tc>
        <w:tcPr>
          <w:tcW w:w="1304" w:type="dxa"/>
          <w:vAlign w:val="bottom"/>
        </w:tcPr>
        <w:p w:rsidR="00CF2270" w:rsidRPr="00C93EDE" w:rsidRDefault="00CF2270" w:rsidP="00A45B6B">
          <w:pPr>
            <w:pStyle w:val="a5"/>
            <w:ind w:left="-113" w:right="-57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Гордузова О.С</w:t>
          </w:r>
        </w:p>
      </w:tc>
      <w:tc>
        <w:tcPr>
          <w:tcW w:w="850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C93EDE" w:rsidRDefault="00CF2270" w:rsidP="00A45B6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:rsidR="00CF2270" w:rsidRDefault="00CF2270" w:rsidP="00A45B6B">
          <w:pPr>
            <w:pStyle w:val="a5"/>
          </w:pPr>
        </w:p>
      </w:tc>
      <w:tc>
        <w:tcPr>
          <w:tcW w:w="2852" w:type="dxa"/>
          <w:gridSpan w:val="5"/>
          <w:vMerge/>
        </w:tcPr>
        <w:p w:rsidR="00CF2270" w:rsidRDefault="00CF2270" w:rsidP="00A45B6B">
          <w:pPr>
            <w:pStyle w:val="a5"/>
          </w:pPr>
        </w:p>
      </w:tc>
    </w:tr>
  </w:tbl>
  <w:p w:rsidR="00CF2270" w:rsidRDefault="00CF22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10505" w:type="dxa"/>
      <w:tblInd w:w="108" w:type="dxa"/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84"/>
    </w:tblGrid>
    <w:tr w:rsidR="00CF2270" w:rsidRPr="002621B0" w:rsidTr="00A5325A">
      <w:trPr>
        <w:trHeight w:val="283"/>
      </w:trPr>
      <w:tc>
        <w:tcPr>
          <w:tcW w:w="39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6" w:type="dxa"/>
          <w:vMerge w:val="restart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</w:rPr>
          </w:pPr>
        </w:p>
        <w:p w:rsidR="00CF2270" w:rsidRPr="002621B0" w:rsidRDefault="00CF2270" w:rsidP="00FD65DB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621B0">
            <w:rPr>
              <w:rFonts w:ascii="Times New Roman" w:hAnsi="Times New Roman" w:cs="Times New Roman"/>
              <w:sz w:val="28"/>
              <w:szCs w:val="28"/>
            </w:rPr>
            <w:t>ТКТТС. О. 09.02.07. ИСП</w:t>
          </w:r>
          <w:ins w:id="330" w:author="kirill shustov" w:date="2019-05-31T20:38:00Z"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ins>
          <w:del w:id="331" w:author="kirill shustov" w:date="2019-05-31T20:38:00Z">
            <w:r w:rsidRPr="002621B0" w:rsidDel="003429F5">
              <w:rPr>
                <w:rFonts w:ascii="Times New Roman" w:hAnsi="Times New Roman" w:cs="Times New Roman"/>
                <w:sz w:val="28"/>
                <w:szCs w:val="28"/>
              </w:rPr>
              <w:delText xml:space="preserve"> </w:delText>
            </w:r>
          </w:del>
          <w:r w:rsidRPr="002621B0">
            <w:rPr>
              <w:rFonts w:ascii="Times New Roman" w:hAnsi="Times New Roman" w:cs="Times New Roman"/>
              <w:sz w:val="28"/>
              <w:szCs w:val="28"/>
            </w:rPr>
            <w:t>1-18. КП. ПЗ</w:t>
          </w:r>
        </w:p>
      </w:tc>
      <w:tc>
        <w:tcPr>
          <w:tcW w:w="584" w:type="dxa"/>
        </w:tcPr>
        <w:p w:rsidR="00CF2270" w:rsidRPr="002621B0" w:rsidRDefault="00CF2270" w:rsidP="00FD65DB">
          <w:pPr>
            <w:pStyle w:val="a5"/>
            <w:ind w:left="-113"/>
            <w:rPr>
              <w:rFonts w:ascii="Times New Roman" w:hAnsi="Times New Roman" w:cs="Times New Roman"/>
            </w:rPr>
          </w:pPr>
          <w:r w:rsidRPr="002621B0">
            <w:rPr>
              <w:rFonts w:ascii="Times New Roman" w:hAnsi="Times New Roman" w:cs="Times New Roman"/>
            </w:rPr>
            <w:t>Лист</w:t>
          </w:r>
        </w:p>
      </w:tc>
    </w:tr>
    <w:tr w:rsidR="00CF2270" w:rsidRPr="002621B0" w:rsidTr="00A5325A">
      <w:trPr>
        <w:trHeight w:val="283"/>
      </w:trPr>
      <w:tc>
        <w:tcPr>
          <w:tcW w:w="39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6" w:type="dxa"/>
          <w:vMerge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</w:rPr>
          </w:pPr>
        </w:p>
      </w:tc>
      <w:tc>
        <w:tcPr>
          <w:tcW w:w="584" w:type="dxa"/>
          <w:vMerge w:val="restart"/>
        </w:tcPr>
        <w:p w:rsidR="00CF2270" w:rsidRPr="002621B0" w:rsidRDefault="00CF2270" w:rsidP="00983A8A">
          <w:pPr>
            <w:pStyle w:val="a5"/>
            <w:jc w:val="center"/>
            <w:rPr>
              <w:rFonts w:ascii="Times New Roman" w:hAnsi="Times New Roman" w:cs="Times New Roman"/>
            </w:rPr>
          </w:pPr>
          <w:r w:rsidRPr="002621B0">
            <w:rPr>
              <w:rFonts w:ascii="Times New Roman" w:hAnsi="Times New Roman" w:cs="Times New Roman"/>
            </w:rPr>
            <w:fldChar w:fldCharType="begin"/>
          </w:r>
          <w:r w:rsidRPr="002621B0">
            <w:rPr>
              <w:rFonts w:ascii="Times New Roman" w:hAnsi="Times New Roman" w:cs="Times New Roman"/>
            </w:rPr>
            <w:instrText>PAGE   \* MERGEFORMAT</w:instrText>
          </w:r>
          <w:r w:rsidRPr="002621B0">
            <w:rPr>
              <w:rFonts w:ascii="Times New Roman" w:hAnsi="Times New Roman" w:cs="Times New Roman"/>
            </w:rPr>
            <w:fldChar w:fldCharType="separate"/>
          </w:r>
          <w:r w:rsidR="00857024">
            <w:rPr>
              <w:rFonts w:ascii="Times New Roman" w:hAnsi="Times New Roman" w:cs="Times New Roman"/>
              <w:noProof/>
            </w:rPr>
            <w:t>21</w:t>
          </w:r>
          <w:r w:rsidRPr="002621B0">
            <w:rPr>
              <w:rFonts w:ascii="Times New Roman" w:hAnsi="Times New Roman" w:cs="Times New Roman"/>
            </w:rPr>
            <w:fldChar w:fldCharType="end"/>
          </w:r>
        </w:p>
      </w:tc>
    </w:tr>
    <w:tr w:rsidR="00CF2270" w:rsidRPr="002621B0" w:rsidTr="00A5325A">
      <w:trPr>
        <w:trHeight w:val="283"/>
      </w:trPr>
      <w:tc>
        <w:tcPr>
          <w:tcW w:w="397" w:type="dxa"/>
          <w:vAlign w:val="bottom"/>
        </w:tcPr>
        <w:p w:rsidR="00CF2270" w:rsidRPr="002621B0" w:rsidRDefault="00CF2270" w:rsidP="00FD65DB">
          <w:pPr>
            <w:pStyle w:val="a5"/>
            <w:ind w:left="-170" w:right="-113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2621B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567" w:type="dxa"/>
          <w:vAlign w:val="bottom"/>
        </w:tcPr>
        <w:p w:rsidR="00CF2270" w:rsidRPr="002621B0" w:rsidRDefault="00CF2270" w:rsidP="00FD65DB">
          <w:pPr>
            <w:pStyle w:val="a5"/>
            <w:ind w:left="-57" w:right="-113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21B0">
            <w:rPr>
              <w:rFonts w:ascii="Times New Roman" w:hAnsi="Times New Roman" w:cs="Times New Roman"/>
              <w:sz w:val="20"/>
              <w:szCs w:val="20"/>
            </w:rPr>
            <w:t>Лист.</w:t>
          </w:r>
        </w:p>
      </w:tc>
      <w:tc>
        <w:tcPr>
          <w:tcW w:w="1304" w:type="dxa"/>
          <w:vAlign w:val="bottom"/>
        </w:tcPr>
        <w:p w:rsidR="00CF2270" w:rsidRPr="002621B0" w:rsidRDefault="00CF2270" w:rsidP="00FD65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21B0"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vAlign w:val="bottom"/>
        </w:tcPr>
        <w:p w:rsidR="00CF2270" w:rsidRPr="002621B0" w:rsidRDefault="00CF2270" w:rsidP="00FD65DB">
          <w:pPr>
            <w:pStyle w:val="a5"/>
            <w:ind w:left="-113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2621B0">
            <w:rPr>
              <w:rFonts w:ascii="Times New Roman" w:hAnsi="Times New Roman" w:cs="Times New Roman"/>
              <w:sz w:val="20"/>
              <w:szCs w:val="20"/>
            </w:rPr>
            <w:t>Подпись</w:t>
          </w:r>
        </w:p>
      </w:tc>
      <w:tc>
        <w:tcPr>
          <w:tcW w:w="567" w:type="dxa"/>
          <w:vAlign w:val="bottom"/>
        </w:tcPr>
        <w:p w:rsidR="00CF2270" w:rsidRPr="002621B0" w:rsidRDefault="00CF2270" w:rsidP="00FD65DB">
          <w:pPr>
            <w:pStyle w:val="a5"/>
            <w:ind w:left="-57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21B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236" w:type="dxa"/>
          <w:vMerge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</w:rPr>
          </w:pPr>
        </w:p>
      </w:tc>
      <w:tc>
        <w:tcPr>
          <w:tcW w:w="584" w:type="dxa"/>
          <w:vMerge/>
        </w:tcPr>
        <w:p w:rsidR="00CF2270" w:rsidRPr="002621B0" w:rsidRDefault="00CF2270" w:rsidP="00FD65DB">
          <w:pPr>
            <w:pStyle w:val="a5"/>
            <w:rPr>
              <w:rFonts w:ascii="Times New Roman" w:hAnsi="Times New Roman" w:cs="Times New Roman"/>
            </w:rPr>
          </w:pPr>
        </w:p>
      </w:tc>
    </w:tr>
  </w:tbl>
  <w:p w:rsidR="00CF2270" w:rsidRDefault="00CF22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FA8" w:rsidRDefault="00BD5FA8" w:rsidP="003B059D">
      <w:pPr>
        <w:spacing w:after="0" w:line="240" w:lineRule="auto"/>
      </w:pPr>
      <w:r>
        <w:separator/>
      </w:r>
    </w:p>
  </w:footnote>
  <w:footnote w:type="continuationSeparator" w:id="0">
    <w:p w:rsidR="00BD5FA8" w:rsidRDefault="00BD5FA8" w:rsidP="003B0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04CF"/>
    <w:multiLevelType w:val="hybridMultilevel"/>
    <w:tmpl w:val="2EE42BB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71F6DBC"/>
    <w:multiLevelType w:val="hybridMultilevel"/>
    <w:tmpl w:val="7CAC6C3C"/>
    <w:lvl w:ilvl="0" w:tplc="CB062512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A1B51E6"/>
    <w:multiLevelType w:val="hybridMultilevel"/>
    <w:tmpl w:val="39946CF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0A7D0AB1"/>
    <w:multiLevelType w:val="hybridMultilevel"/>
    <w:tmpl w:val="AD3A187A"/>
    <w:lvl w:ilvl="0" w:tplc="04190001">
      <w:start w:val="1"/>
      <w:numFmt w:val="bullet"/>
      <w:lvlText w:val=""/>
      <w:lvlJc w:val="left"/>
      <w:pPr>
        <w:ind w:left="20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4" w15:restartNumberingAfterBreak="0">
    <w:nsid w:val="0BCD7BDC"/>
    <w:multiLevelType w:val="hybridMultilevel"/>
    <w:tmpl w:val="D5ACD3D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DDD1C0C"/>
    <w:multiLevelType w:val="hybridMultilevel"/>
    <w:tmpl w:val="11C2A202"/>
    <w:lvl w:ilvl="0" w:tplc="4134CD2C">
      <w:start w:val="1"/>
      <w:numFmt w:val="decimal"/>
      <w:lvlText w:val="%1"/>
      <w:lvlJc w:val="left"/>
      <w:pPr>
        <w:ind w:left="2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6" w15:restartNumberingAfterBreak="0">
    <w:nsid w:val="1121632A"/>
    <w:multiLevelType w:val="hybridMultilevel"/>
    <w:tmpl w:val="73D07676"/>
    <w:lvl w:ilvl="0" w:tplc="C704715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11482B73"/>
    <w:multiLevelType w:val="hybridMultilevel"/>
    <w:tmpl w:val="CF3E039E"/>
    <w:lvl w:ilvl="0" w:tplc="3006AE94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114C4526"/>
    <w:multiLevelType w:val="hybridMultilevel"/>
    <w:tmpl w:val="20583E0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13CC28F1"/>
    <w:multiLevelType w:val="hybridMultilevel"/>
    <w:tmpl w:val="CA38603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140A73E2"/>
    <w:multiLevelType w:val="hybridMultilevel"/>
    <w:tmpl w:val="2CEE1956"/>
    <w:lvl w:ilvl="0" w:tplc="3FE461A4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1D4110BF"/>
    <w:multiLevelType w:val="hybridMultilevel"/>
    <w:tmpl w:val="5032E93A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21FF70A8"/>
    <w:multiLevelType w:val="hybridMultilevel"/>
    <w:tmpl w:val="E13EC962"/>
    <w:lvl w:ilvl="0" w:tplc="148C9912">
      <w:start w:val="1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13" w15:restartNumberingAfterBreak="0">
    <w:nsid w:val="22B10F80"/>
    <w:multiLevelType w:val="hybridMultilevel"/>
    <w:tmpl w:val="7B5C1AE6"/>
    <w:lvl w:ilvl="0" w:tplc="5F02426C">
      <w:start w:val="1"/>
      <w:numFmt w:val="decimal"/>
      <w:lvlText w:val="%1)"/>
      <w:lvlJc w:val="left"/>
      <w:pPr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4" w15:restartNumberingAfterBreak="0">
    <w:nsid w:val="23DB371E"/>
    <w:multiLevelType w:val="hybridMultilevel"/>
    <w:tmpl w:val="52CCDAD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3F24436"/>
    <w:multiLevelType w:val="hybridMultilevel"/>
    <w:tmpl w:val="15887FDE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266C44BF"/>
    <w:multiLevelType w:val="hybridMultilevel"/>
    <w:tmpl w:val="7BF033DE"/>
    <w:lvl w:ilvl="0" w:tplc="AD24B104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267F0833"/>
    <w:multiLevelType w:val="hybridMultilevel"/>
    <w:tmpl w:val="6ECCFA56"/>
    <w:lvl w:ilvl="0" w:tplc="770CA3E2">
      <w:start w:val="1"/>
      <w:numFmt w:val="decimal"/>
      <w:lvlText w:val="%1"/>
      <w:lvlJc w:val="left"/>
      <w:pPr>
        <w:ind w:left="928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D905CD"/>
    <w:multiLevelType w:val="hybridMultilevel"/>
    <w:tmpl w:val="3076AA8E"/>
    <w:lvl w:ilvl="0" w:tplc="CEFE99C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82603BC"/>
    <w:multiLevelType w:val="hybridMultilevel"/>
    <w:tmpl w:val="0ECCF962"/>
    <w:lvl w:ilvl="0" w:tplc="BB5AFF84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0" w15:restartNumberingAfterBreak="0">
    <w:nsid w:val="2F417A41"/>
    <w:multiLevelType w:val="hybridMultilevel"/>
    <w:tmpl w:val="6F323104"/>
    <w:lvl w:ilvl="0" w:tplc="48A09BAA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3287282A"/>
    <w:multiLevelType w:val="hybridMultilevel"/>
    <w:tmpl w:val="61B2480A"/>
    <w:lvl w:ilvl="0" w:tplc="9D86AFEC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22" w15:restartNumberingAfterBreak="0">
    <w:nsid w:val="38A83EA4"/>
    <w:multiLevelType w:val="hybridMultilevel"/>
    <w:tmpl w:val="09CE683E"/>
    <w:lvl w:ilvl="0" w:tplc="3A9AA2C0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 w15:restartNumberingAfterBreak="0">
    <w:nsid w:val="393D0ABA"/>
    <w:multiLevelType w:val="hybridMultilevel"/>
    <w:tmpl w:val="745ED1B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39D14E95"/>
    <w:multiLevelType w:val="hybridMultilevel"/>
    <w:tmpl w:val="D76E227E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3FDC1AB9"/>
    <w:multiLevelType w:val="hybridMultilevel"/>
    <w:tmpl w:val="1E06571C"/>
    <w:lvl w:ilvl="0" w:tplc="148C9912">
      <w:start w:val="1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26" w15:restartNumberingAfterBreak="0">
    <w:nsid w:val="40943445"/>
    <w:multiLevelType w:val="hybridMultilevel"/>
    <w:tmpl w:val="D3A600D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41FD460C"/>
    <w:multiLevelType w:val="hybridMultilevel"/>
    <w:tmpl w:val="06FEB154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8" w15:restartNumberingAfterBreak="0">
    <w:nsid w:val="43112303"/>
    <w:multiLevelType w:val="hybridMultilevel"/>
    <w:tmpl w:val="E4AAEDDA"/>
    <w:lvl w:ilvl="0" w:tplc="5A3AB7EE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43D216DF"/>
    <w:multiLevelType w:val="hybridMultilevel"/>
    <w:tmpl w:val="368ACE3A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99635BD"/>
    <w:multiLevelType w:val="hybridMultilevel"/>
    <w:tmpl w:val="C7AEF1C0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1" w15:restartNumberingAfterBreak="0">
    <w:nsid w:val="4CD143C1"/>
    <w:multiLevelType w:val="hybridMultilevel"/>
    <w:tmpl w:val="2E083274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570063FD"/>
    <w:multiLevelType w:val="hybridMultilevel"/>
    <w:tmpl w:val="610C9910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3" w15:restartNumberingAfterBreak="0">
    <w:nsid w:val="573717E5"/>
    <w:multiLevelType w:val="hybridMultilevel"/>
    <w:tmpl w:val="BBF8B6E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5868499C"/>
    <w:multiLevelType w:val="hybridMultilevel"/>
    <w:tmpl w:val="C534057A"/>
    <w:lvl w:ilvl="0" w:tplc="3812826A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5" w15:restartNumberingAfterBreak="0">
    <w:nsid w:val="59F542DD"/>
    <w:multiLevelType w:val="hybridMultilevel"/>
    <w:tmpl w:val="B42ED5C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A831DE3"/>
    <w:multiLevelType w:val="hybridMultilevel"/>
    <w:tmpl w:val="A68CEA6A"/>
    <w:lvl w:ilvl="0" w:tplc="5A3AB7EE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7" w15:restartNumberingAfterBreak="0">
    <w:nsid w:val="5FFF7EC0"/>
    <w:multiLevelType w:val="hybridMultilevel"/>
    <w:tmpl w:val="642C8724"/>
    <w:lvl w:ilvl="0" w:tplc="F75ABCBE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636A14AA"/>
    <w:multiLevelType w:val="hybridMultilevel"/>
    <w:tmpl w:val="91643F6A"/>
    <w:lvl w:ilvl="0" w:tplc="A1AAA320">
      <w:start w:val="1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9" w15:restartNumberingAfterBreak="0">
    <w:nsid w:val="63E51AF5"/>
    <w:multiLevelType w:val="hybridMultilevel"/>
    <w:tmpl w:val="A3C42230"/>
    <w:lvl w:ilvl="0" w:tplc="04190001">
      <w:start w:val="1"/>
      <w:numFmt w:val="bullet"/>
      <w:lvlText w:val=""/>
      <w:lvlJc w:val="left"/>
      <w:pPr>
        <w:ind w:left="20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40" w15:restartNumberingAfterBreak="0">
    <w:nsid w:val="6B6C5023"/>
    <w:multiLevelType w:val="hybridMultilevel"/>
    <w:tmpl w:val="373A11D0"/>
    <w:lvl w:ilvl="0" w:tplc="04190001">
      <w:start w:val="1"/>
      <w:numFmt w:val="bullet"/>
      <w:lvlText w:val=""/>
      <w:lvlJc w:val="left"/>
      <w:pPr>
        <w:ind w:left="20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41" w15:restartNumberingAfterBreak="0">
    <w:nsid w:val="6F6C40B3"/>
    <w:multiLevelType w:val="hybridMultilevel"/>
    <w:tmpl w:val="BDD62D9E"/>
    <w:lvl w:ilvl="0" w:tplc="148C9912">
      <w:start w:val="1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B655E6"/>
    <w:multiLevelType w:val="hybridMultilevel"/>
    <w:tmpl w:val="45B23842"/>
    <w:lvl w:ilvl="0" w:tplc="5A3AB7EE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3" w15:restartNumberingAfterBreak="0">
    <w:nsid w:val="717907EB"/>
    <w:multiLevelType w:val="hybridMultilevel"/>
    <w:tmpl w:val="4A0AB2EA"/>
    <w:lvl w:ilvl="0" w:tplc="47167126">
      <w:start w:val="1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44" w15:restartNumberingAfterBreak="0">
    <w:nsid w:val="732C3207"/>
    <w:multiLevelType w:val="hybridMultilevel"/>
    <w:tmpl w:val="054EDCF4"/>
    <w:lvl w:ilvl="0" w:tplc="BB5AFF84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07550C"/>
    <w:multiLevelType w:val="hybridMultilevel"/>
    <w:tmpl w:val="93FEF14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 w15:restartNumberingAfterBreak="0">
    <w:nsid w:val="79A0335A"/>
    <w:multiLevelType w:val="hybridMultilevel"/>
    <w:tmpl w:val="E86E615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 w15:restartNumberingAfterBreak="0">
    <w:nsid w:val="79B566B2"/>
    <w:multiLevelType w:val="hybridMultilevel"/>
    <w:tmpl w:val="5DDAF410"/>
    <w:lvl w:ilvl="0" w:tplc="05AA89F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8" w15:restartNumberingAfterBreak="0">
    <w:nsid w:val="7F7C04B7"/>
    <w:multiLevelType w:val="hybridMultilevel"/>
    <w:tmpl w:val="78BAFB6C"/>
    <w:lvl w:ilvl="0" w:tplc="BB5AFF84">
      <w:start w:val="1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14"/>
  </w:num>
  <w:num w:numId="4">
    <w:abstractNumId w:val="4"/>
  </w:num>
  <w:num w:numId="5">
    <w:abstractNumId w:val="32"/>
  </w:num>
  <w:num w:numId="6">
    <w:abstractNumId w:val="8"/>
  </w:num>
  <w:num w:numId="7">
    <w:abstractNumId w:val="39"/>
  </w:num>
  <w:num w:numId="8">
    <w:abstractNumId w:val="26"/>
  </w:num>
  <w:num w:numId="9">
    <w:abstractNumId w:val="40"/>
  </w:num>
  <w:num w:numId="10">
    <w:abstractNumId w:val="9"/>
  </w:num>
  <w:num w:numId="11">
    <w:abstractNumId w:val="35"/>
  </w:num>
  <w:num w:numId="12">
    <w:abstractNumId w:val="2"/>
  </w:num>
  <w:num w:numId="13">
    <w:abstractNumId w:val="33"/>
  </w:num>
  <w:num w:numId="14">
    <w:abstractNumId w:val="3"/>
  </w:num>
  <w:num w:numId="15">
    <w:abstractNumId w:val="23"/>
  </w:num>
  <w:num w:numId="16">
    <w:abstractNumId w:val="0"/>
  </w:num>
  <w:num w:numId="17">
    <w:abstractNumId w:val="46"/>
  </w:num>
  <w:num w:numId="18">
    <w:abstractNumId w:val="45"/>
  </w:num>
  <w:num w:numId="19">
    <w:abstractNumId w:val="6"/>
  </w:num>
  <w:num w:numId="20">
    <w:abstractNumId w:val="36"/>
  </w:num>
  <w:num w:numId="21">
    <w:abstractNumId w:val="29"/>
  </w:num>
  <w:num w:numId="22">
    <w:abstractNumId w:val="31"/>
  </w:num>
  <w:num w:numId="23">
    <w:abstractNumId w:val="15"/>
  </w:num>
  <w:num w:numId="24">
    <w:abstractNumId w:val="24"/>
  </w:num>
  <w:num w:numId="25">
    <w:abstractNumId w:val="11"/>
  </w:num>
  <w:num w:numId="26">
    <w:abstractNumId w:val="34"/>
  </w:num>
  <w:num w:numId="27">
    <w:abstractNumId w:val="19"/>
  </w:num>
  <w:num w:numId="28">
    <w:abstractNumId w:val="44"/>
  </w:num>
  <w:num w:numId="29">
    <w:abstractNumId w:val="48"/>
  </w:num>
  <w:num w:numId="30">
    <w:abstractNumId w:val="43"/>
  </w:num>
  <w:num w:numId="31">
    <w:abstractNumId w:val="12"/>
  </w:num>
  <w:num w:numId="32">
    <w:abstractNumId w:val="41"/>
  </w:num>
  <w:num w:numId="33">
    <w:abstractNumId w:val="25"/>
  </w:num>
  <w:num w:numId="34">
    <w:abstractNumId w:val="10"/>
  </w:num>
  <w:num w:numId="35">
    <w:abstractNumId w:val="16"/>
  </w:num>
  <w:num w:numId="36">
    <w:abstractNumId w:val="22"/>
  </w:num>
  <w:num w:numId="37">
    <w:abstractNumId w:val="20"/>
  </w:num>
  <w:num w:numId="38">
    <w:abstractNumId w:val="37"/>
  </w:num>
  <w:num w:numId="39">
    <w:abstractNumId w:val="1"/>
  </w:num>
  <w:num w:numId="40">
    <w:abstractNumId w:val="38"/>
  </w:num>
  <w:num w:numId="41">
    <w:abstractNumId w:val="7"/>
  </w:num>
  <w:num w:numId="42">
    <w:abstractNumId w:val="18"/>
  </w:num>
  <w:num w:numId="43">
    <w:abstractNumId w:val="47"/>
  </w:num>
  <w:num w:numId="44">
    <w:abstractNumId w:val="13"/>
  </w:num>
  <w:num w:numId="45">
    <w:abstractNumId w:val="21"/>
  </w:num>
  <w:num w:numId="46">
    <w:abstractNumId w:val="5"/>
  </w:num>
  <w:num w:numId="47">
    <w:abstractNumId w:val="17"/>
  </w:num>
  <w:num w:numId="48">
    <w:abstractNumId w:val="28"/>
  </w:num>
  <w:num w:numId="49">
    <w:abstractNumId w:val="4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shustov">
    <w15:presenceInfo w15:providerId="Windows Live" w15:userId="96e7cdcb7bc99baf"/>
  </w15:person>
  <w15:person w15:author="Uchaev Maksim">
    <w15:presenceInfo w15:providerId="Windows Live" w15:userId="2561adde609cfa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trackRevision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4F3"/>
    <w:rsid w:val="00007207"/>
    <w:rsid w:val="00011D97"/>
    <w:rsid w:val="00014278"/>
    <w:rsid w:val="00031FBA"/>
    <w:rsid w:val="0004461C"/>
    <w:rsid w:val="000556D9"/>
    <w:rsid w:val="00060E48"/>
    <w:rsid w:val="00064ECD"/>
    <w:rsid w:val="000725A3"/>
    <w:rsid w:val="00087010"/>
    <w:rsid w:val="00091E58"/>
    <w:rsid w:val="000A401A"/>
    <w:rsid w:val="000B0D7E"/>
    <w:rsid w:val="000C65CF"/>
    <w:rsid w:val="000D6309"/>
    <w:rsid w:val="000D75FF"/>
    <w:rsid w:val="000E025E"/>
    <w:rsid w:val="000E1745"/>
    <w:rsid w:val="00100279"/>
    <w:rsid w:val="00102406"/>
    <w:rsid w:val="0010447C"/>
    <w:rsid w:val="00134A08"/>
    <w:rsid w:val="00176666"/>
    <w:rsid w:val="00185B92"/>
    <w:rsid w:val="001944F3"/>
    <w:rsid w:val="0019527F"/>
    <w:rsid w:val="00195B48"/>
    <w:rsid w:val="001A1589"/>
    <w:rsid w:val="001B0145"/>
    <w:rsid w:val="001B1779"/>
    <w:rsid w:val="001B2291"/>
    <w:rsid w:val="001D042F"/>
    <w:rsid w:val="001E0DAC"/>
    <w:rsid w:val="001F6317"/>
    <w:rsid w:val="0025347C"/>
    <w:rsid w:val="00257FA4"/>
    <w:rsid w:val="002621B0"/>
    <w:rsid w:val="00262BFD"/>
    <w:rsid w:val="00262E2B"/>
    <w:rsid w:val="002656FF"/>
    <w:rsid w:val="00270557"/>
    <w:rsid w:val="00281C9E"/>
    <w:rsid w:val="00281E38"/>
    <w:rsid w:val="00283AEE"/>
    <w:rsid w:val="00286A9E"/>
    <w:rsid w:val="00291619"/>
    <w:rsid w:val="002A2331"/>
    <w:rsid w:val="002A7540"/>
    <w:rsid w:val="002E44CD"/>
    <w:rsid w:val="002E6F94"/>
    <w:rsid w:val="002F71C7"/>
    <w:rsid w:val="0030219A"/>
    <w:rsid w:val="0030251A"/>
    <w:rsid w:val="0030255A"/>
    <w:rsid w:val="00302648"/>
    <w:rsid w:val="00304DC3"/>
    <w:rsid w:val="00305AA4"/>
    <w:rsid w:val="003429F5"/>
    <w:rsid w:val="00350882"/>
    <w:rsid w:val="00360950"/>
    <w:rsid w:val="00367F80"/>
    <w:rsid w:val="00376F19"/>
    <w:rsid w:val="003A6293"/>
    <w:rsid w:val="003B059D"/>
    <w:rsid w:val="003B6C3D"/>
    <w:rsid w:val="003C026B"/>
    <w:rsid w:val="003C035E"/>
    <w:rsid w:val="003C35B1"/>
    <w:rsid w:val="003F167A"/>
    <w:rsid w:val="003F2C12"/>
    <w:rsid w:val="003F3093"/>
    <w:rsid w:val="00401B9F"/>
    <w:rsid w:val="0040791E"/>
    <w:rsid w:val="00422369"/>
    <w:rsid w:val="0043295C"/>
    <w:rsid w:val="004437C1"/>
    <w:rsid w:val="00444765"/>
    <w:rsid w:val="00464C9F"/>
    <w:rsid w:val="00467EDB"/>
    <w:rsid w:val="00486858"/>
    <w:rsid w:val="0049379B"/>
    <w:rsid w:val="004A3662"/>
    <w:rsid w:val="004A5CC3"/>
    <w:rsid w:val="004B421B"/>
    <w:rsid w:val="004B47CC"/>
    <w:rsid w:val="004C0B22"/>
    <w:rsid w:val="004E0FA7"/>
    <w:rsid w:val="004E17E7"/>
    <w:rsid w:val="004E5F4B"/>
    <w:rsid w:val="0050290D"/>
    <w:rsid w:val="00507764"/>
    <w:rsid w:val="005234A6"/>
    <w:rsid w:val="00526392"/>
    <w:rsid w:val="005325FF"/>
    <w:rsid w:val="0053494F"/>
    <w:rsid w:val="005419EB"/>
    <w:rsid w:val="00552780"/>
    <w:rsid w:val="00561AEC"/>
    <w:rsid w:val="00561DD3"/>
    <w:rsid w:val="00590295"/>
    <w:rsid w:val="005A46D1"/>
    <w:rsid w:val="005A7F3E"/>
    <w:rsid w:val="005D1A43"/>
    <w:rsid w:val="005E6D9D"/>
    <w:rsid w:val="005F5441"/>
    <w:rsid w:val="00626281"/>
    <w:rsid w:val="006279C1"/>
    <w:rsid w:val="00627C31"/>
    <w:rsid w:val="0064400D"/>
    <w:rsid w:val="00650DDB"/>
    <w:rsid w:val="00654E5C"/>
    <w:rsid w:val="0067208C"/>
    <w:rsid w:val="0067223A"/>
    <w:rsid w:val="006A4A60"/>
    <w:rsid w:val="006A5E12"/>
    <w:rsid w:val="006D4943"/>
    <w:rsid w:val="006E46DD"/>
    <w:rsid w:val="006F5FB6"/>
    <w:rsid w:val="006F6629"/>
    <w:rsid w:val="00723346"/>
    <w:rsid w:val="00723356"/>
    <w:rsid w:val="00724D48"/>
    <w:rsid w:val="007273A5"/>
    <w:rsid w:val="00727F4C"/>
    <w:rsid w:val="00734480"/>
    <w:rsid w:val="00743B77"/>
    <w:rsid w:val="007644F4"/>
    <w:rsid w:val="00783313"/>
    <w:rsid w:val="00783F16"/>
    <w:rsid w:val="007868E2"/>
    <w:rsid w:val="007A237E"/>
    <w:rsid w:val="007A631E"/>
    <w:rsid w:val="007B0AAC"/>
    <w:rsid w:val="007B221E"/>
    <w:rsid w:val="007B30AE"/>
    <w:rsid w:val="007C34FE"/>
    <w:rsid w:val="007E27C4"/>
    <w:rsid w:val="007F4C5A"/>
    <w:rsid w:val="007F6606"/>
    <w:rsid w:val="008023BD"/>
    <w:rsid w:val="00807F8F"/>
    <w:rsid w:val="00844674"/>
    <w:rsid w:val="00851145"/>
    <w:rsid w:val="00852669"/>
    <w:rsid w:val="008544E3"/>
    <w:rsid w:val="00857024"/>
    <w:rsid w:val="00857F4D"/>
    <w:rsid w:val="008809E7"/>
    <w:rsid w:val="00891A3F"/>
    <w:rsid w:val="00891CE1"/>
    <w:rsid w:val="008945CC"/>
    <w:rsid w:val="0089469A"/>
    <w:rsid w:val="00895249"/>
    <w:rsid w:val="008B5752"/>
    <w:rsid w:val="008B738B"/>
    <w:rsid w:val="009021C5"/>
    <w:rsid w:val="0090778B"/>
    <w:rsid w:val="0091073D"/>
    <w:rsid w:val="00926460"/>
    <w:rsid w:val="00926BE1"/>
    <w:rsid w:val="00930835"/>
    <w:rsid w:val="00935EDB"/>
    <w:rsid w:val="009449BE"/>
    <w:rsid w:val="00962094"/>
    <w:rsid w:val="0097429B"/>
    <w:rsid w:val="00983A8A"/>
    <w:rsid w:val="009A63CB"/>
    <w:rsid w:val="009C292F"/>
    <w:rsid w:val="009C3E67"/>
    <w:rsid w:val="009D720C"/>
    <w:rsid w:val="009D7DCB"/>
    <w:rsid w:val="009E2B27"/>
    <w:rsid w:val="009E5521"/>
    <w:rsid w:val="009E6340"/>
    <w:rsid w:val="009F39E0"/>
    <w:rsid w:val="00A006A2"/>
    <w:rsid w:val="00A222F6"/>
    <w:rsid w:val="00A2307F"/>
    <w:rsid w:val="00A40B7C"/>
    <w:rsid w:val="00A448B0"/>
    <w:rsid w:val="00A45B6B"/>
    <w:rsid w:val="00A4684D"/>
    <w:rsid w:val="00A5325A"/>
    <w:rsid w:val="00A56DFE"/>
    <w:rsid w:val="00A67B0E"/>
    <w:rsid w:val="00A80D09"/>
    <w:rsid w:val="00A912FE"/>
    <w:rsid w:val="00A94A34"/>
    <w:rsid w:val="00A95313"/>
    <w:rsid w:val="00A96FDF"/>
    <w:rsid w:val="00AB089E"/>
    <w:rsid w:val="00AC4C1C"/>
    <w:rsid w:val="00AE088D"/>
    <w:rsid w:val="00B216CF"/>
    <w:rsid w:val="00B21A6E"/>
    <w:rsid w:val="00B22020"/>
    <w:rsid w:val="00B22FA3"/>
    <w:rsid w:val="00B315D0"/>
    <w:rsid w:val="00B543B8"/>
    <w:rsid w:val="00B631B1"/>
    <w:rsid w:val="00B722C3"/>
    <w:rsid w:val="00B74010"/>
    <w:rsid w:val="00B867DF"/>
    <w:rsid w:val="00B93D7E"/>
    <w:rsid w:val="00BA1E5B"/>
    <w:rsid w:val="00BA30CA"/>
    <w:rsid w:val="00BB5E20"/>
    <w:rsid w:val="00BC1925"/>
    <w:rsid w:val="00BD5FA8"/>
    <w:rsid w:val="00BD68CA"/>
    <w:rsid w:val="00BE4504"/>
    <w:rsid w:val="00BF70E5"/>
    <w:rsid w:val="00C059B7"/>
    <w:rsid w:val="00C10BB9"/>
    <w:rsid w:val="00C320F2"/>
    <w:rsid w:val="00C372BD"/>
    <w:rsid w:val="00C45649"/>
    <w:rsid w:val="00C555A0"/>
    <w:rsid w:val="00C630D5"/>
    <w:rsid w:val="00C72DA2"/>
    <w:rsid w:val="00C82F41"/>
    <w:rsid w:val="00C92C28"/>
    <w:rsid w:val="00C93EDE"/>
    <w:rsid w:val="00CA751C"/>
    <w:rsid w:val="00CD3DFE"/>
    <w:rsid w:val="00CF2270"/>
    <w:rsid w:val="00D22F49"/>
    <w:rsid w:val="00D2561E"/>
    <w:rsid w:val="00D57C3B"/>
    <w:rsid w:val="00D60195"/>
    <w:rsid w:val="00D73496"/>
    <w:rsid w:val="00D95D13"/>
    <w:rsid w:val="00DB1A89"/>
    <w:rsid w:val="00DB2D07"/>
    <w:rsid w:val="00DC58DF"/>
    <w:rsid w:val="00DC7059"/>
    <w:rsid w:val="00DD373A"/>
    <w:rsid w:val="00DE148A"/>
    <w:rsid w:val="00DE4563"/>
    <w:rsid w:val="00DF5EDD"/>
    <w:rsid w:val="00DF615A"/>
    <w:rsid w:val="00E2173D"/>
    <w:rsid w:val="00E22CCF"/>
    <w:rsid w:val="00E268D0"/>
    <w:rsid w:val="00E26E14"/>
    <w:rsid w:val="00E27CA9"/>
    <w:rsid w:val="00E45FFD"/>
    <w:rsid w:val="00E46F9E"/>
    <w:rsid w:val="00E61096"/>
    <w:rsid w:val="00E64CF0"/>
    <w:rsid w:val="00E753BE"/>
    <w:rsid w:val="00E757D9"/>
    <w:rsid w:val="00E97FC1"/>
    <w:rsid w:val="00EA560C"/>
    <w:rsid w:val="00EC5CC6"/>
    <w:rsid w:val="00EF0553"/>
    <w:rsid w:val="00EF2856"/>
    <w:rsid w:val="00EF4858"/>
    <w:rsid w:val="00F0404C"/>
    <w:rsid w:val="00F0596E"/>
    <w:rsid w:val="00F10E1F"/>
    <w:rsid w:val="00F14069"/>
    <w:rsid w:val="00F2382E"/>
    <w:rsid w:val="00F47276"/>
    <w:rsid w:val="00F546B3"/>
    <w:rsid w:val="00F63DA3"/>
    <w:rsid w:val="00F6507E"/>
    <w:rsid w:val="00F978A0"/>
    <w:rsid w:val="00FB0D19"/>
    <w:rsid w:val="00FC08DC"/>
    <w:rsid w:val="00FD6395"/>
    <w:rsid w:val="00FD65DB"/>
    <w:rsid w:val="00FE1987"/>
    <w:rsid w:val="00FE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1E03D9"/>
  <w15:docId w15:val="{D6A7EBA7-289D-4072-8CDA-1C14343F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1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15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15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0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059D"/>
  </w:style>
  <w:style w:type="paragraph" w:styleId="a5">
    <w:name w:val="footer"/>
    <w:basedOn w:val="a"/>
    <w:link w:val="a6"/>
    <w:uiPriority w:val="99"/>
    <w:unhideWhenUsed/>
    <w:rsid w:val="003B0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059D"/>
  </w:style>
  <w:style w:type="table" w:styleId="a7">
    <w:name w:val="Table Grid"/>
    <w:basedOn w:val="a1"/>
    <w:uiPriority w:val="39"/>
    <w:unhideWhenUsed/>
    <w:rsid w:val="00A9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Основной текст (проект)"/>
    <w:qFormat/>
    <w:rsid w:val="00C320F2"/>
    <w:pPr>
      <w:spacing w:after="160" w:line="259" w:lineRule="auto"/>
    </w:pPr>
    <w:rPr>
      <w:rFonts w:ascii="Times New Roman" w:hAnsi="Times New Roman"/>
      <w:sz w:val="28"/>
    </w:rPr>
  </w:style>
  <w:style w:type="paragraph" w:styleId="a9">
    <w:name w:val="No Spacing"/>
    <w:uiPriority w:val="1"/>
    <w:qFormat/>
    <w:rsid w:val="00C320F2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1">
    <w:name w:val="111"/>
    <w:basedOn w:val="a"/>
    <w:qFormat/>
    <w:rsid w:val="001A1589"/>
    <w:pPr>
      <w:tabs>
        <w:tab w:val="left" w:pos="6030"/>
      </w:tabs>
      <w:spacing w:after="600" w:line="240" w:lineRule="auto"/>
      <w:ind w:left="964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A158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A158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A1589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11">
    <w:name w:val="toc 1"/>
    <w:basedOn w:val="a"/>
    <w:next w:val="a"/>
    <w:autoRedefine/>
    <w:uiPriority w:val="39"/>
    <w:unhideWhenUsed/>
    <w:rsid w:val="00EF2856"/>
    <w:pPr>
      <w:tabs>
        <w:tab w:val="right" w:pos="9637"/>
      </w:tabs>
      <w:spacing w:after="0" w:line="360" w:lineRule="auto"/>
      <w:ind w:left="284" w:right="851" w:firstLine="567"/>
      <w:pPrChange w:id="0" w:author="kirill shustov" w:date="2019-06-01T12:39:00Z">
        <w:pPr>
          <w:tabs>
            <w:tab w:val="right" w:leader="dot" w:pos="9356"/>
          </w:tabs>
          <w:spacing w:line="360" w:lineRule="auto"/>
          <w:ind w:left="284" w:right="851" w:firstLine="567"/>
        </w:pPr>
      </w:pPrChange>
    </w:pPr>
    <w:rPr>
      <w:rFonts w:ascii="Times New Roman" w:hAnsi="Times New Roman"/>
      <w:sz w:val="28"/>
      <w:rPrChange w:id="0" w:author="kirill shustov" w:date="2019-06-01T12:39:00Z">
        <w:rPr>
          <w:rFonts w:eastAsiaTheme="minorHAnsi" w:cstheme="minorBidi"/>
          <w:sz w:val="28"/>
          <w:szCs w:val="22"/>
          <w:lang w:val="ru-RU" w:eastAsia="en-US" w:bidi="ar-SA"/>
        </w:rPr>
      </w:rPrChange>
    </w:rPr>
  </w:style>
  <w:style w:type="character" w:styleId="aa">
    <w:name w:val="Hyperlink"/>
    <w:basedOn w:val="a0"/>
    <w:uiPriority w:val="99"/>
    <w:unhideWhenUsed/>
    <w:rsid w:val="001A1589"/>
    <w:rPr>
      <w:color w:val="0563C1" w:themeColor="hyperlink"/>
      <w:u w:val="single"/>
    </w:rPr>
  </w:style>
  <w:style w:type="paragraph" w:customStyle="1" w:styleId="123">
    <w:name w:val="123"/>
    <w:basedOn w:val="a"/>
    <w:qFormat/>
    <w:rsid w:val="00F14069"/>
    <w:pPr>
      <w:tabs>
        <w:tab w:val="left" w:pos="6030"/>
      </w:tabs>
      <w:spacing w:after="0" w:line="360" w:lineRule="auto"/>
      <w:ind w:left="284" w:right="170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82F41"/>
    <w:pPr>
      <w:tabs>
        <w:tab w:val="right" w:pos="9923"/>
      </w:tabs>
      <w:spacing w:after="100" w:line="360" w:lineRule="auto"/>
      <w:ind w:left="284" w:right="1132" w:firstLine="567"/>
      <w:pPrChange w:id="1" w:author="kirill shustov" w:date="2019-06-01T16:30:00Z">
        <w:pPr>
          <w:tabs>
            <w:tab w:val="right" w:leader="dot" w:pos="9356"/>
          </w:tabs>
          <w:spacing w:after="100" w:line="360" w:lineRule="auto"/>
          <w:ind w:left="284" w:right="1132" w:firstLine="567"/>
        </w:pPr>
      </w:pPrChange>
    </w:pPr>
    <w:rPr>
      <w:rFonts w:ascii="Times New Roman" w:hAnsi="Times New Roman"/>
      <w:sz w:val="28"/>
      <w:rPrChange w:id="1" w:author="kirill shustov" w:date="2019-06-01T16:30:00Z">
        <w:rPr>
          <w:rFonts w:eastAsiaTheme="minorHAnsi" w:cstheme="minorBidi"/>
          <w:sz w:val="28"/>
          <w:szCs w:val="22"/>
          <w:lang w:val="ru-RU" w:eastAsia="en-US" w:bidi="ar-SA"/>
        </w:rPr>
      </w:rPrChange>
    </w:rPr>
  </w:style>
  <w:style w:type="paragraph" w:customStyle="1" w:styleId="222">
    <w:name w:val="222"/>
    <w:basedOn w:val="a"/>
    <w:qFormat/>
    <w:rsid w:val="00DB2D07"/>
    <w:pPr>
      <w:tabs>
        <w:tab w:val="left" w:pos="1276"/>
        <w:tab w:val="left" w:pos="2835"/>
        <w:tab w:val="left" w:pos="7938"/>
      </w:tabs>
      <w:spacing w:before="600" w:after="600" w:line="360" w:lineRule="auto"/>
      <w:ind w:left="964" w:right="170"/>
    </w:pPr>
    <w:rPr>
      <w:rFonts w:ascii="Times New Roman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7233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23356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262E2B"/>
    <w:pPr>
      <w:ind w:left="720"/>
      <w:contextualSpacing/>
    </w:pPr>
  </w:style>
  <w:style w:type="paragraph" w:customStyle="1" w:styleId="Default">
    <w:name w:val="Default"/>
    <w:rsid w:val="008023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10447C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0447C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26E1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26E14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E0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08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CD3D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6.emf"/><Relationship Id="rId26" Type="http://schemas.openxmlformats.org/officeDocument/2006/relationships/image" Target="media/image12.tmp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20.tmp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image" Target="media/image10.tmp"/><Relationship Id="rId32" Type="http://schemas.openxmlformats.org/officeDocument/2006/relationships/image" Target="media/image18.tm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9.tmp"/><Relationship Id="rId28" Type="http://schemas.openxmlformats.org/officeDocument/2006/relationships/image" Target="media/image14.tmp"/><Relationship Id="rId36" Type="http://schemas.microsoft.com/office/2011/relationships/people" Target="people.xml"/><Relationship Id="rId10" Type="http://schemas.openxmlformats.org/officeDocument/2006/relationships/image" Target="media/image1.tmp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7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emf"/><Relationship Id="rId22" Type="http://schemas.openxmlformats.org/officeDocument/2006/relationships/image" Target="media/image8.tmp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185DE-2C07-47B9-8A50-FD2BBB489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40</Pages>
  <Words>5318</Words>
  <Characters>30318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Uchaev Maksim</cp:lastModifiedBy>
  <cp:revision>81</cp:revision>
  <cp:lastPrinted>2019-06-01T13:15:00Z</cp:lastPrinted>
  <dcterms:created xsi:type="dcterms:W3CDTF">2019-04-28T02:10:00Z</dcterms:created>
  <dcterms:modified xsi:type="dcterms:W3CDTF">2019-10-18T07:07:00Z</dcterms:modified>
</cp:coreProperties>
</file>